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686F" w:rsidRDefault="006A686F" w:rsidP="006A686F">
      <w:pPr>
        <w:pStyle w:val="GELParrafo"/>
      </w:pPr>
    </w:p>
    <w:p w:rsidR="009215FE" w:rsidRDefault="009215FE">
      <w:pPr>
        <w:pStyle w:val="GELParrafo"/>
        <w:ind w:left="708"/>
        <w:jc w:val="left"/>
      </w:pPr>
    </w:p>
    <w:p w:rsidR="00755B35" w:rsidRDefault="00AD097D" w:rsidP="006A686F">
      <w:pPr>
        <w:pStyle w:val="GELParrafo"/>
      </w:pPr>
      <w:r w:rsidRPr="00AD097D">
        <w:rPr>
          <w:noProof/>
          <w:lang w:val="es-CO" w:eastAsia="es-CO"/>
        </w:rPr>
        <w:drawing>
          <wp:anchor distT="0" distB="0" distL="114300" distR="114300" simplePos="0" relativeHeight="251660288" behindDoc="0" locked="0" layoutInCell="1" allowOverlap="1" wp14:anchorId="3498C1AA" wp14:editId="634A6FA9">
            <wp:simplePos x="0" y="0"/>
            <wp:positionH relativeFrom="column">
              <wp:posOffset>3329940</wp:posOffset>
            </wp:positionH>
            <wp:positionV relativeFrom="paragraph">
              <wp:posOffset>151130</wp:posOffset>
            </wp:positionV>
            <wp:extent cx="2628900" cy="657225"/>
            <wp:effectExtent l="0" t="0" r="0" b="9525"/>
            <wp:wrapNone/>
            <wp:docPr id="8" name="Imagen 8" descr="vive digital logo 20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ve digital logo 2012-0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8900" cy="657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097D">
        <w:rPr>
          <w:noProof/>
          <w:lang w:val="es-CO" w:eastAsia="es-CO"/>
        </w:rPr>
        <w:drawing>
          <wp:anchor distT="0" distB="0" distL="114300" distR="114300" simplePos="0" relativeHeight="251659264" behindDoc="0" locked="0" layoutInCell="1" allowOverlap="1" wp14:anchorId="39AA80DF" wp14:editId="5D1EBE68">
            <wp:simplePos x="0" y="0"/>
            <wp:positionH relativeFrom="column">
              <wp:posOffset>-280035</wp:posOffset>
            </wp:positionH>
            <wp:positionV relativeFrom="paragraph">
              <wp:posOffset>86360</wp:posOffset>
            </wp:positionV>
            <wp:extent cx="2973705" cy="78740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3705" cy="787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5B35" w:rsidRDefault="00755B35" w:rsidP="006A686F">
      <w:pPr>
        <w:pStyle w:val="GELParrafo"/>
      </w:pPr>
    </w:p>
    <w:p w:rsidR="00755B35" w:rsidRDefault="00755B35" w:rsidP="006A686F">
      <w:pPr>
        <w:pStyle w:val="GELParrafo"/>
      </w:pPr>
    </w:p>
    <w:p w:rsidR="00755B35" w:rsidRDefault="00755B35" w:rsidP="006A686F">
      <w:pPr>
        <w:pStyle w:val="GELParrafo"/>
      </w:pPr>
    </w:p>
    <w:p w:rsidR="00755B35" w:rsidRDefault="00755B35" w:rsidP="006A686F">
      <w:pPr>
        <w:pStyle w:val="GELParrafo"/>
      </w:pPr>
    </w:p>
    <w:p w:rsidR="00755B35" w:rsidRDefault="00755B35" w:rsidP="006A686F">
      <w:pPr>
        <w:pStyle w:val="GELParrafo"/>
      </w:pPr>
    </w:p>
    <w:p w:rsidR="00755B35" w:rsidRDefault="00755B35" w:rsidP="006A686F">
      <w:pPr>
        <w:pStyle w:val="GELParrafo"/>
      </w:pPr>
    </w:p>
    <w:p w:rsidR="00605CAC" w:rsidRDefault="00605CAC"/>
    <w:p w:rsidR="001A67CF" w:rsidRDefault="001A67CF"/>
    <w:p w:rsidR="00413226" w:rsidRDefault="00E50D40" w:rsidP="006E3188">
      <w:pPr>
        <w:pStyle w:val="GELPortadatitulo"/>
      </w:pPr>
      <w:r>
        <w:rPr>
          <w:rFonts w:cs="Arial"/>
          <w:noProof/>
          <w:lang w:val="es-CO" w:eastAsia="es-CO"/>
        </w:rPr>
        <w:drawing>
          <wp:inline distT="0" distB="0" distL="0" distR="0" wp14:anchorId="7F7B7BFC" wp14:editId="3F507B71">
            <wp:extent cx="690880" cy="34036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0880" cy="340360"/>
                    </a:xfrm>
                    <a:prstGeom prst="rect">
                      <a:avLst/>
                    </a:prstGeom>
                    <a:noFill/>
                    <a:ln>
                      <a:noFill/>
                    </a:ln>
                  </pic:spPr>
                </pic:pic>
              </a:graphicData>
            </a:graphic>
          </wp:inline>
        </w:drawing>
      </w:r>
      <w:r>
        <w:rPr>
          <w:rFonts w:cs="Arial"/>
          <w:noProof/>
          <w:lang w:val="es-CO" w:eastAsia="es-CO"/>
        </w:rPr>
        <w:drawing>
          <wp:inline distT="0" distB="0" distL="0" distR="0" wp14:anchorId="0D9C7280" wp14:editId="45E140D0">
            <wp:extent cx="999490" cy="34036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99490" cy="340360"/>
                    </a:xfrm>
                    <a:prstGeom prst="rect">
                      <a:avLst/>
                    </a:prstGeom>
                    <a:noFill/>
                    <a:ln>
                      <a:noFill/>
                    </a:ln>
                  </pic:spPr>
                </pic:pic>
              </a:graphicData>
            </a:graphic>
          </wp:inline>
        </w:drawing>
      </w:r>
      <w:r>
        <w:rPr>
          <w:rFonts w:cs="Arial"/>
          <w:noProof/>
          <w:lang w:val="es-CO" w:eastAsia="es-CO"/>
        </w:rPr>
        <w:drawing>
          <wp:inline distT="0" distB="0" distL="0" distR="0" wp14:anchorId="6D803AC2" wp14:editId="6B5B2474">
            <wp:extent cx="935355" cy="266065"/>
            <wp:effectExtent l="0" t="0" r="0" b="635"/>
            <wp:docPr id="3" name="Imagen 3" descr="Logo ubiqua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ubiquand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35355" cy="266065"/>
                    </a:xfrm>
                    <a:prstGeom prst="rect">
                      <a:avLst/>
                    </a:prstGeom>
                    <a:noFill/>
                    <a:ln>
                      <a:noFill/>
                    </a:ln>
                  </pic:spPr>
                </pic:pic>
              </a:graphicData>
            </a:graphic>
          </wp:inline>
        </w:drawing>
      </w:r>
      <w:r w:rsidR="00EB40DC" w:rsidRPr="00EB40DC">
        <w:t>Manual de instalación, configuración y solución de problemas</w:t>
      </w:r>
    </w:p>
    <w:p w:rsidR="00E75AB2" w:rsidRPr="003F1B98" w:rsidRDefault="003F1B98" w:rsidP="006E3188">
      <w:pPr>
        <w:pStyle w:val="GELPortadatitulo"/>
      </w:pPr>
      <w:r w:rsidRPr="003F1B98">
        <w:t xml:space="preserve">elefantes blancos </w:t>
      </w:r>
      <w:r w:rsidR="00DF55F8">
        <w:t>Administrador</w:t>
      </w:r>
    </w:p>
    <w:p w:rsidR="003F1B98" w:rsidRPr="003F1B98" w:rsidRDefault="003F1B98" w:rsidP="006E3188">
      <w:pPr>
        <w:pStyle w:val="GELPortadatitulo"/>
      </w:pPr>
      <w:r w:rsidRPr="003F1B98">
        <w:t>soluciones m</w:t>
      </w:r>
      <w:r w:rsidR="00DF55F8">
        <w:t>ó</w:t>
      </w:r>
      <w:r w:rsidRPr="003F1B98">
        <w:t>viles 4</w:t>
      </w:r>
    </w:p>
    <w:p w:rsidR="002737A7" w:rsidRDefault="002737A7" w:rsidP="006E3188">
      <w:pPr>
        <w:pStyle w:val="GELPortadatitulo"/>
      </w:pPr>
      <w:r>
        <w:t>PROYECTO F</w:t>
      </w:r>
      <w:r w:rsidR="00A65EB0">
        <w:t>Á</w:t>
      </w:r>
      <w:r>
        <w:t>BRICA DE SOFTWARE GRUPO 2</w:t>
      </w:r>
    </w:p>
    <w:p w:rsidR="00605CAC" w:rsidRDefault="00AD097D" w:rsidP="00605CAC">
      <w:pPr>
        <w:pStyle w:val="GELPortadacontenido"/>
      </w:pPr>
      <w:r>
        <w:t xml:space="preserve">Soluciones y Servicios </w:t>
      </w:r>
      <w:r w:rsidR="002737A7">
        <w:t>Tecnológico</w:t>
      </w:r>
      <w:r w:rsidR="006049AB">
        <w:t>s</w:t>
      </w:r>
    </w:p>
    <w:p w:rsidR="0069412D" w:rsidRDefault="00AD097D" w:rsidP="00605CAC">
      <w:pPr>
        <w:pStyle w:val="GELPortadacontenido"/>
      </w:pPr>
      <w:r>
        <w:t>Dirección</w:t>
      </w:r>
      <w:r w:rsidR="00165572">
        <w:t xml:space="preserve"> de Gobierno en línea</w:t>
      </w:r>
    </w:p>
    <w:p w:rsidR="00CA334C" w:rsidRDefault="0069412D" w:rsidP="00605CAC">
      <w:pPr>
        <w:pStyle w:val="GELPortadacontenido"/>
        <w:rPr>
          <w:sz w:val="22"/>
        </w:rPr>
      </w:pPr>
      <w:r w:rsidRPr="006E3188">
        <w:rPr>
          <w:sz w:val="22"/>
        </w:rPr>
        <w:t>@República de Colombia – Derechos Reservados</w:t>
      </w:r>
    </w:p>
    <w:p w:rsidR="00CA334C" w:rsidRDefault="00CA334C" w:rsidP="00CA334C"/>
    <w:p w:rsidR="002737A7" w:rsidRDefault="002737A7"/>
    <w:p w:rsidR="002737A7" w:rsidRDefault="002737A7"/>
    <w:p w:rsidR="002737A7" w:rsidRDefault="002737A7"/>
    <w:p w:rsidR="002737A7" w:rsidRDefault="002737A7"/>
    <w:p w:rsidR="002737A7" w:rsidRDefault="002737A7"/>
    <w:p w:rsidR="002737A7" w:rsidRDefault="002737A7"/>
    <w:p w:rsidR="002737A7" w:rsidRDefault="002737A7"/>
    <w:p w:rsidR="002737A7" w:rsidRDefault="002737A7"/>
    <w:p w:rsidR="002737A7" w:rsidRDefault="002737A7"/>
    <w:p w:rsidR="002737A7" w:rsidRDefault="002737A7"/>
    <w:p w:rsidR="002737A7" w:rsidRDefault="002737A7" w:rsidP="002737A7">
      <w:pPr>
        <w:pStyle w:val="GELPiePagina"/>
        <w:jc w:val="center"/>
      </w:pPr>
    </w:p>
    <w:p w:rsidR="00AD097D" w:rsidRDefault="00AD097D" w:rsidP="00AD097D">
      <w:pPr>
        <w:pStyle w:val="GELPiePagina"/>
        <w:jc w:val="center"/>
        <w:rPr>
          <w:sz w:val="20"/>
          <w:szCs w:val="20"/>
        </w:rPr>
      </w:pPr>
      <w:r w:rsidRPr="00A8584A">
        <w:rPr>
          <w:sz w:val="20"/>
          <w:szCs w:val="20"/>
        </w:rPr>
        <w:t>Bogotá, D</w:t>
      </w:r>
      <w:r>
        <w:rPr>
          <w:sz w:val="20"/>
          <w:szCs w:val="20"/>
        </w:rPr>
        <w:t>.</w:t>
      </w:r>
      <w:r w:rsidRPr="00A8584A">
        <w:rPr>
          <w:sz w:val="20"/>
          <w:szCs w:val="20"/>
        </w:rPr>
        <w:t xml:space="preserve">C, </w:t>
      </w:r>
      <w:del w:id="0" w:author="Carolina Fajardo" w:date="2014-11-20T10:34:00Z">
        <w:r w:rsidR="00E17509" w:rsidDel="00B61FC3">
          <w:rPr>
            <w:sz w:val="20"/>
            <w:szCs w:val="20"/>
          </w:rPr>
          <w:delText>abril</w:delText>
        </w:r>
        <w:r w:rsidR="003F1B98" w:rsidDel="00B61FC3">
          <w:rPr>
            <w:sz w:val="20"/>
            <w:szCs w:val="20"/>
          </w:rPr>
          <w:delText xml:space="preserve"> </w:delText>
        </w:r>
      </w:del>
      <w:ins w:id="1" w:author="Carolina Fajardo" w:date="2014-11-20T10:34:00Z">
        <w:r w:rsidR="00B61FC3">
          <w:rPr>
            <w:sz w:val="20"/>
            <w:szCs w:val="20"/>
          </w:rPr>
          <w:t xml:space="preserve">noviembre </w:t>
        </w:r>
      </w:ins>
      <w:r>
        <w:rPr>
          <w:color w:val="000000" w:themeColor="text1"/>
          <w:sz w:val="20"/>
          <w:szCs w:val="20"/>
        </w:rPr>
        <w:t xml:space="preserve">de </w:t>
      </w:r>
      <w:r w:rsidR="003F1B98">
        <w:rPr>
          <w:color w:val="000000" w:themeColor="text1"/>
          <w:sz w:val="20"/>
          <w:szCs w:val="20"/>
        </w:rPr>
        <w:t>2014</w:t>
      </w:r>
    </w:p>
    <w:p w:rsidR="00AD097D" w:rsidRPr="00A8584A" w:rsidRDefault="00AD097D" w:rsidP="00AD097D">
      <w:pPr>
        <w:pStyle w:val="GELPiePagina"/>
        <w:jc w:val="center"/>
        <w:rPr>
          <w:sz w:val="20"/>
          <w:szCs w:val="20"/>
        </w:rPr>
      </w:pPr>
      <w:r>
        <w:rPr>
          <w:noProof/>
          <w:sz w:val="20"/>
          <w:szCs w:val="20"/>
          <w:lang w:val="es-CO" w:eastAsia="es-CO"/>
        </w:rPr>
        <w:drawing>
          <wp:inline distT="0" distB="0" distL="0" distR="0" wp14:anchorId="10BDE14A" wp14:editId="5F788FAD">
            <wp:extent cx="1714500" cy="466725"/>
            <wp:effectExtent l="0" t="0" r="0" b="952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rosperidad_para_todos_TamañoPequeño.png"/>
                    <pic:cNvPicPr/>
                  </pic:nvPicPr>
                  <pic:blipFill>
                    <a:blip r:embed="rId14">
                      <a:extLst>
                        <a:ext uri="{28A0092B-C50C-407E-A947-70E740481C1C}">
                          <a14:useLocalDpi xmlns:a14="http://schemas.microsoft.com/office/drawing/2010/main" val="0"/>
                        </a:ext>
                      </a:extLst>
                    </a:blip>
                    <a:stretch>
                      <a:fillRect/>
                    </a:stretch>
                  </pic:blipFill>
                  <pic:spPr>
                    <a:xfrm>
                      <a:off x="0" y="0"/>
                      <a:ext cx="1714500" cy="466725"/>
                    </a:xfrm>
                    <a:prstGeom prst="rect">
                      <a:avLst/>
                    </a:prstGeom>
                  </pic:spPr>
                </pic:pic>
              </a:graphicData>
            </a:graphic>
          </wp:inline>
        </w:drawing>
      </w:r>
    </w:p>
    <w:p w:rsidR="009215FE" w:rsidRPr="00A8584A" w:rsidRDefault="009215FE">
      <w:pPr>
        <w:pStyle w:val="GELPiePagina"/>
        <w:jc w:val="center"/>
        <w:rPr>
          <w:sz w:val="20"/>
          <w:szCs w:val="20"/>
        </w:rPr>
      </w:pPr>
    </w:p>
    <w:p w:rsidR="00960FCF" w:rsidRDefault="00960FCF">
      <w:pPr>
        <w:rPr>
          <w:rFonts w:ascii="Tahoma" w:hAnsi="Tahoma"/>
          <w:b/>
          <w:caps/>
          <w:sz w:val="20"/>
          <w:szCs w:val="20"/>
        </w:rPr>
      </w:pPr>
      <w:r>
        <w:rPr>
          <w:rFonts w:ascii="Tahoma" w:hAnsi="Tahoma"/>
          <w:b/>
          <w:caps/>
          <w:sz w:val="20"/>
          <w:szCs w:val="20"/>
        </w:rPr>
        <w:br w:type="page"/>
      </w:r>
    </w:p>
    <w:p w:rsidR="00F41DF6" w:rsidRPr="00BF582D" w:rsidRDefault="00F41DF6" w:rsidP="00BF582D">
      <w:pPr>
        <w:pStyle w:val="GELTtulogen"/>
      </w:pPr>
      <w:r w:rsidRPr="00BF582D">
        <w:lastRenderedPageBreak/>
        <w:t xml:space="preserve">FORMATO </w:t>
      </w:r>
      <w:r w:rsidRPr="00BF582D">
        <w:rPr>
          <w:rStyle w:val="GELTtulogenCar"/>
          <w:b/>
          <w:caps/>
        </w:rPr>
        <w:t>PRELIMINAR</w:t>
      </w:r>
      <w:r w:rsidRPr="00BF582D">
        <w:t xml:space="preserve"> AL DOCUMENTO</w:t>
      </w:r>
    </w:p>
    <w:tbl>
      <w:tblPr>
        <w:tblW w:w="9972" w:type="dxa"/>
        <w:jc w:val="center"/>
        <w:tblInd w:w="-1" w:type="dxa"/>
        <w:tblBorders>
          <w:insideH w:val="single" w:sz="18" w:space="0" w:color="FFFFFF"/>
          <w:insideV w:val="single" w:sz="18" w:space="0" w:color="FFFFFF"/>
        </w:tblBorders>
        <w:tblLayout w:type="fixed"/>
        <w:tblCellMar>
          <w:left w:w="70" w:type="dxa"/>
          <w:right w:w="70" w:type="dxa"/>
        </w:tblCellMar>
        <w:tblLook w:val="04A0" w:firstRow="1" w:lastRow="0" w:firstColumn="1" w:lastColumn="0" w:noHBand="0" w:noVBand="1"/>
      </w:tblPr>
      <w:tblGrid>
        <w:gridCol w:w="2365"/>
        <w:gridCol w:w="1320"/>
        <w:gridCol w:w="1277"/>
        <w:gridCol w:w="992"/>
        <w:gridCol w:w="326"/>
        <w:gridCol w:w="808"/>
        <w:gridCol w:w="558"/>
        <w:gridCol w:w="2326"/>
      </w:tblGrid>
      <w:tr w:rsidR="008622C8" w:rsidTr="008622C8">
        <w:trPr>
          <w:jc w:val="center"/>
        </w:trPr>
        <w:tc>
          <w:tcPr>
            <w:tcW w:w="2365" w:type="dxa"/>
            <w:tcBorders>
              <w:top w:val="nil"/>
              <w:left w:val="nil"/>
              <w:bottom w:val="single" w:sz="18" w:space="0" w:color="FFFFFF"/>
              <w:right w:val="single" w:sz="18" w:space="0" w:color="FFFFFF"/>
            </w:tcBorders>
            <w:shd w:val="pct20" w:color="000000" w:fill="FFFFFF"/>
            <w:vAlign w:val="center"/>
            <w:hideMark/>
          </w:tcPr>
          <w:p w:rsidR="008622C8" w:rsidRPr="00E17509" w:rsidRDefault="008622C8">
            <w:pPr>
              <w:tabs>
                <w:tab w:val="left" w:pos="2880"/>
              </w:tabs>
              <w:ind w:right="178"/>
              <w:rPr>
                <w:rFonts w:ascii="Tahoma" w:hAnsi="Tahoma" w:cs="Tahoma"/>
                <w:color w:val="000000"/>
                <w:sz w:val="18"/>
                <w:szCs w:val="18"/>
              </w:rPr>
            </w:pPr>
            <w:r w:rsidRPr="00E17509">
              <w:rPr>
                <w:rFonts w:ascii="Tahoma" w:hAnsi="Tahoma" w:cs="Tahoma"/>
                <w:color w:val="000000"/>
                <w:sz w:val="18"/>
                <w:szCs w:val="18"/>
              </w:rPr>
              <w:t>Título:</w:t>
            </w:r>
          </w:p>
        </w:tc>
        <w:tc>
          <w:tcPr>
            <w:tcW w:w="7607" w:type="dxa"/>
            <w:gridSpan w:val="7"/>
            <w:tcBorders>
              <w:top w:val="nil"/>
              <w:left w:val="single" w:sz="18" w:space="0" w:color="FFFFFF"/>
              <w:bottom w:val="single" w:sz="18" w:space="0" w:color="FFFFFF"/>
              <w:right w:val="nil"/>
            </w:tcBorders>
            <w:shd w:val="pct20" w:color="000000" w:fill="FFFFFF"/>
          </w:tcPr>
          <w:p w:rsidR="008622C8" w:rsidRPr="00E17509" w:rsidRDefault="00EB40DC" w:rsidP="00F459E5">
            <w:pPr>
              <w:spacing w:before="60" w:after="60"/>
              <w:ind w:right="204"/>
              <w:jc w:val="both"/>
              <w:rPr>
                <w:rFonts w:ascii="Arial" w:hAnsi="Arial" w:cs="Arial"/>
                <w:b/>
                <w:sz w:val="18"/>
                <w:szCs w:val="18"/>
              </w:rPr>
            </w:pPr>
            <w:r w:rsidRPr="00E17509">
              <w:rPr>
                <w:rFonts w:ascii="Arial" w:hAnsi="Arial" w:cs="Arial"/>
                <w:b/>
                <w:sz w:val="18"/>
                <w:szCs w:val="18"/>
              </w:rPr>
              <w:t>MANUAL DE INSTALACIÓN, CONFIGURACIÓN Y SOLUCIÓN DE PROBLEMAS</w:t>
            </w:r>
          </w:p>
        </w:tc>
      </w:tr>
      <w:tr w:rsidR="00B42AD5" w:rsidTr="008622C8">
        <w:trPr>
          <w:jc w:val="center"/>
        </w:trPr>
        <w:tc>
          <w:tcPr>
            <w:tcW w:w="2365" w:type="dxa"/>
            <w:tcBorders>
              <w:top w:val="single" w:sz="18" w:space="0" w:color="FFFFFF"/>
              <w:left w:val="nil"/>
              <w:bottom w:val="single" w:sz="18" w:space="0" w:color="FFFFFF"/>
              <w:right w:val="single" w:sz="18" w:space="0" w:color="FFFFFF"/>
            </w:tcBorders>
            <w:shd w:val="pct5" w:color="000000" w:fill="FFFFFF"/>
            <w:vAlign w:val="center"/>
            <w:hideMark/>
          </w:tcPr>
          <w:p w:rsidR="00B42AD5" w:rsidRPr="00E17509" w:rsidRDefault="00B42AD5">
            <w:pPr>
              <w:tabs>
                <w:tab w:val="left" w:pos="2880"/>
              </w:tabs>
              <w:ind w:right="178"/>
              <w:rPr>
                <w:rFonts w:ascii="Tahoma" w:hAnsi="Tahoma" w:cs="Tahoma"/>
                <w:color w:val="000000"/>
                <w:sz w:val="18"/>
                <w:szCs w:val="18"/>
              </w:rPr>
            </w:pPr>
            <w:r w:rsidRPr="00E17509">
              <w:rPr>
                <w:rFonts w:ascii="Tahoma" w:hAnsi="Tahoma" w:cs="Tahoma"/>
                <w:color w:val="000000"/>
                <w:sz w:val="18"/>
                <w:szCs w:val="18"/>
              </w:rPr>
              <w:t xml:space="preserve">Fecha elaboración </w:t>
            </w:r>
            <w:proofErr w:type="spellStart"/>
            <w:r w:rsidRPr="00E17509">
              <w:rPr>
                <w:rFonts w:ascii="Tahoma" w:hAnsi="Tahoma" w:cs="Tahoma"/>
                <w:color w:val="000000"/>
                <w:sz w:val="18"/>
                <w:szCs w:val="18"/>
              </w:rPr>
              <w:t>aaaa</w:t>
            </w:r>
            <w:proofErr w:type="spellEnd"/>
            <w:r w:rsidRPr="00E17509">
              <w:rPr>
                <w:rFonts w:ascii="Tahoma" w:hAnsi="Tahoma" w:cs="Tahoma"/>
                <w:color w:val="000000"/>
                <w:sz w:val="18"/>
                <w:szCs w:val="18"/>
              </w:rPr>
              <w:t>-mm-</w:t>
            </w:r>
            <w:proofErr w:type="spellStart"/>
            <w:r w:rsidRPr="00E17509">
              <w:rPr>
                <w:rFonts w:ascii="Tahoma" w:hAnsi="Tahoma" w:cs="Tahoma"/>
                <w:color w:val="000000"/>
                <w:sz w:val="18"/>
                <w:szCs w:val="18"/>
              </w:rPr>
              <w:t>dd</w:t>
            </w:r>
            <w:proofErr w:type="spellEnd"/>
            <w:r w:rsidRPr="00E17509">
              <w:rPr>
                <w:rFonts w:ascii="Tahoma" w:hAnsi="Tahoma" w:cs="Tahoma"/>
                <w:color w:val="000000"/>
                <w:sz w:val="18"/>
                <w:szCs w:val="18"/>
              </w:rPr>
              <w:t>:</w:t>
            </w:r>
          </w:p>
        </w:tc>
        <w:tc>
          <w:tcPr>
            <w:tcW w:w="7607" w:type="dxa"/>
            <w:gridSpan w:val="7"/>
            <w:tcBorders>
              <w:top w:val="single" w:sz="18" w:space="0" w:color="FFFFFF"/>
              <w:left w:val="single" w:sz="18" w:space="0" w:color="FFFFFF"/>
              <w:bottom w:val="single" w:sz="18" w:space="0" w:color="FFFFFF"/>
              <w:right w:val="nil"/>
            </w:tcBorders>
            <w:shd w:val="pct5" w:color="000000" w:fill="FFFFFF"/>
            <w:vAlign w:val="center"/>
          </w:tcPr>
          <w:p w:rsidR="00B42AD5" w:rsidRPr="00E17509" w:rsidRDefault="003F1B98" w:rsidP="003F1B98">
            <w:pPr>
              <w:tabs>
                <w:tab w:val="left" w:pos="2880"/>
              </w:tabs>
              <w:ind w:right="178"/>
              <w:rPr>
                <w:rFonts w:ascii="Arial" w:hAnsi="Arial" w:cs="Arial"/>
                <w:color w:val="000000"/>
                <w:sz w:val="18"/>
                <w:szCs w:val="18"/>
              </w:rPr>
            </w:pPr>
            <w:r w:rsidRPr="00E17509">
              <w:rPr>
                <w:rFonts w:ascii="Arial" w:hAnsi="Arial" w:cs="Arial"/>
                <w:sz w:val="18"/>
                <w:szCs w:val="18"/>
              </w:rPr>
              <w:t>2014-02-06</w:t>
            </w:r>
          </w:p>
        </w:tc>
      </w:tr>
      <w:tr w:rsidR="00B42AD5" w:rsidTr="00252C8F">
        <w:trPr>
          <w:trHeight w:val="565"/>
          <w:jc w:val="center"/>
        </w:trPr>
        <w:tc>
          <w:tcPr>
            <w:tcW w:w="2365" w:type="dxa"/>
            <w:tcBorders>
              <w:top w:val="single" w:sz="18" w:space="0" w:color="FFFFFF"/>
              <w:left w:val="nil"/>
              <w:bottom w:val="single" w:sz="18" w:space="0" w:color="FFFFFF"/>
              <w:right w:val="single" w:sz="18" w:space="0" w:color="FFFFFF"/>
            </w:tcBorders>
            <w:shd w:val="pct20" w:color="000000" w:fill="FFFFFF"/>
            <w:vAlign w:val="center"/>
            <w:hideMark/>
          </w:tcPr>
          <w:p w:rsidR="00B42AD5" w:rsidRPr="00E17509" w:rsidRDefault="00B42AD5">
            <w:pPr>
              <w:tabs>
                <w:tab w:val="left" w:pos="2880"/>
              </w:tabs>
              <w:ind w:right="178"/>
              <w:rPr>
                <w:rFonts w:ascii="Tahoma" w:hAnsi="Tahoma" w:cs="Tahoma"/>
                <w:color w:val="000000"/>
                <w:sz w:val="18"/>
                <w:szCs w:val="18"/>
              </w:rPr>
            </w:pPr>
            <w:r w:rsidRPr="00E17509">
              <w:rPr>
                <w:rFonts w:ascii="Tahoma" w:hAnsi="Tahoma" w:cs="Tahoma"/>
                <w:color w:val="000000"/>
                <w:sz w:val="18"/>
                <w:szCs w:val="18"/>
              </w:rPr>
              <w:t>Sumario:</w:t>
            </w:r>
          </w:p>
        </w:tc>
        <w:tc>
          <w:tcPr>
            <w:tcW w:w="7607" w:type="dxa"/>
            <w:gridSpan w:val="7"/>
            <w:tcBorders>
              <w:top w:val="single" w:sz="18" w:space="0" w:color="FFFFFF"/>
              <w:left w:val="single" w:sz="18" w:space="0" w:color="FFFFFF"/>
              <w:bottom w:val="single" w:sz="18" w:space="0" w:color="FFFFFF"/>
              <w:right w:val="nil"/>
            </w:tcBorders>
            <w:shd w:val="pct20" w:color="000000" w:fill="FFFFFF"/>
            <w:vAlign w:val="center"/>
          </w:tcPr>
          <w:p w:rsidR="00B42AD5" w:rsidRPr="00E17509" w:rsidRDefault="00252C8F" w:rsidP="00A55FB2">
            <w:pPr>
              <w:ind w:right="52"/>
              <w:rPr>
                <w:rFonts w:ascii="Arial" w:hAnsi="Arial" w:cs="Arial"/>
                <w:color w:val="000000" w:themeColor="text1"/>
                <w:sz w:val="18"/>
                <w:szCs w:val="18"/>
              </w:rPr>
            </w:pPr>
            <w:r w:rsidRPr="00E17509">
              <w:rPr>
                <w:rFonts w:ascii="Arial" w:hAnsi="Arial" w:cs="Arial"/>
                <w:color w:val="000000" w:themeColor="text1"/>
                <w:sz w:val="18"/>
                <w:szCs w:val="18"/>
              </w:rPr>
              <w:t xml:space="preserve">Este documento presenta las actividades para realizar la instalación de la </w:t>
            </w:r>
            <w:r w:rsidR="00A55FB2" w:rsidRPr="00E17509">
              <w:rPr>
                <w:rFonts w:ascii="Arial" w:hAnsi="Arial" w:cs="Arial"/>
                <w:color w:val="000000" w:themeColor="text1"/>
                <w:sz w:val="18"/>
                <w:szCs w:val="18"/>
              </w:rPr>
              <w:t>solución</w:t>
            </w:r>
            <w:r w:rsidR="00DF55F8">
              <w:rPr>
                <w:rFonts w:ascii="Arial" w:hAnsi="Arial" w:cs="Arial"/>
                <w:color w:val="000000" w:themeColor="text1"/>
                <w:sz w:val="18"/>
                <w:szCs w:val="18"/>
              </w:rPr>
              <w:t xml:space="preserve"> Elefantes Blancos Administrador del proyecto Soluciones Móviles 4</w:t>
            </w:r>
            <w:r w:rsidRPr="00E17509">
              <w:rPr>
                <w:rFonts w:ascii="Arial" w:hAnsi="Arial" w:cs="Arial"/>
                <w:color w:val="000000" w:themeColor="text1"/>
                <w:sz w:val="18"/>
                <w:szCs w:val="18"/>
              </w:rPr>
              <w:t>.</w:t>
            </w:r>
          </w:p>
        </w:tc>
      </w:tr>
      <w:tr w:rsidR="00B42AD5" w:rsidTr="00461BEE">
        <w:trPr>
          <w:trHeight w:val="310"/>
          <w:jc w:val="center"/>
        </w:trPr>
        <w:tc>
          <w:tcPr>
            <w:tcW w:w="2365" w:type="dxa"/>
            <w:tcBorders>
              <w:top w:val="single" w:sz="18" w:space="0" w:color="FFFFFF"/>
              <w:left w:val="nil"/>
              <w:bottom w:val="single" w:sz="18" w:space="0" w:color="FFFFFF"/>
              <w:right w:val="single" w:sz="18" w:space="0" w:color="FFFFFF"/>
            </w:tcBorders>
            <w:shd w:val="pct5" w:color="000000" w:fill="FFFFFF"/>
            <w:vAlign w:val="center"/>
            <w:hideMark/>
          </w:tcPr>
          <w:p w:rsidR="00B42AD5" w:rsidRPr="00E17509" w:rsidRDefault="00B42AD5">
            <w:pPr>
              <w:tabs>
                <w:tab w:val="left" w:pos="2880"/>
              </w:tabs>
              <w:ind w:right="178"/>
              <w:rPr>
                <w:rFonts w:ascii="Tahoma" w:hAnsi="Tahoma" w:cs="Tahoma"/>
                <w:color w:val="000000"/>
                <w:sz w:val="18"/>
                <w:szCs w:val="18"/>
              </w:rPr>
            </w:pPr>
            <w:r w:rsidRPr="00E17509">
              <w:rPr>
                <w:rFonts w:ascii="Tahoma" w:hAnsi="Tahoma" w:cs="Tahoma"/>
                <w:color w:val="000000"/>
                <w:sz w:val="18"/>
                <w:szCs w:val="18"/>
              </w:rPr>
              <w:t>Palabras Claves:</w:t>
            </w:r>
          </w:p>
        </w:tc>
        <w:tc>
          <w:tcPr>
            <w:tcW w:w="7607" w:type="dxa"/>
            <w:gridSpan w:val="7"/>
            <w:tcBorders>
              <w:top w:val="single" w:sz="18" w:space="0" w:color="FFFFFF"/>
              <w:left w:val="single" w:sz="18" w:space="0" w:color="FFFFFF"/>
              <w:bottom w:val="single" w:sz="18" w:space="0" w:color="FFFFFF"/>
              <w:right w:val="nil"/>
            </w:tcBorders>
            <w:shd w:val="pct5" w:color="000000" w:fill="FFFFFF"/>
            <w:vAlign w:val="center"/>
          </w:tcPr>
          <w:p w:rsidR="00B42AD5" w:rsidRPr="00E17509" w:rsidRDefault="00AE6535" w:rsidP="00854F75">
            <w:pPr>
              <w:tabs>
                <w:tab w:val="left" w:pos="2880"/>
              </w:tabs>
              <w:ind w:right="178"/>
              <w:rPr>
                <w:rFonts w:ascii="Arial" w:hAnsi="Arial" w:cs="Arial"/>
                <w:color w:val="000000"/>
                <w:sz w:val="18"/>
                <w:szCs w:val="18"/>
              </w:rPr>
            </w:pPr>
            <w:r w:rsidRPr="00E17509">
              <w:rPr>
                <w:rFonts w:ascii="Arial" w:hAnsi="Arial" w:cs="Arial"/>
                <w:color w:val="000000"/>
                <w:sz w:val="18"/>
                <w:szCs w:val="18"/>
              </w:rPr>
              <w:t>Instalación, configuración, problemas.</w:t>
            </w:r>
          </w:p>
        </w:tc>
      </w:tr>
      <w:tr w:rsidR="00B42AD5" w:rsidTr="00461BEE">
        <w:trPr>
          <w:trHeight w:val="372"/>
          <w:jc w:val="center"/>
        </w:trPr>
        <w:tc>
          <w:tcPr>
            <w:tcW w:w="2365" w:type="dxa"/>
            <w:tcBorders>
              <w:top w:val="single" w:sz="18" w:space="0" w:color="FFFFFF"/>
              <w:left w:val="nil"/>
              <w:bottom w:val="single" w:sz="18" w:space="0" w:color="FFFFFF"/>
              <w:right w:val="single" w:sz="18" w:space="0" w:color="FFFFFF"/>
            </w:tcBorders>
            <w:shd w:val="pct20" w:color="000000" w:fill="FFFFFF"/>
            <w:vAlign w:val="center"/>
            <w:hideMark/>
          </w:tcPr>
          <w:p w:rsidR="00B42AD5" w:rsidRPr="00E17509" w:rsidRDefault="00B42AD5">
            <w:pPr>
              <w:tabs>
                <w:tab w:val="left" w:pos="2880"/>
              </w:tabs>
              <w:ind w:right="178"/>
              <w:rPr>
                <w:rFonts w:ascii="Tahoma" w:hAnsi="Tahoma" w:cs="Tahoma"/>
                <w:color w:val="000000"/>
                <w:sz w:val="18"/>
                <w:szCs w:val="18"/>
              </w:rPr>
            </w:pPr>
            <w:r w:rsidRPr="00E17509">
              <w:rPr>
                <w:rFonts w:ascii="Tahoma" w:hAnsi="Tahoma" w:cs="Tahoma"/>
                <w:color w:val="000000"/>
                <w:sz w:val="18"/>
                <w:szCs w:val="18"/>
              </w:rPr>
              <w:t>Formato:</w:t>
            </w:r>
          </w:p>
        </w:tc>
        <w:tc>
          <w:tcPr>
            <w:tcW w:w="2597" w:type="dxa"/>
            <w:gridSpan w:val="2"/>
            <w:tcBorders>
              <w:top w:val="single" w:sz="18" w:space="0" w:color="FFFFFF"/>
              <w:left w:val="single" w:sz="18" w:space="0" w:color="FFFFFF"/>
              <w:bottom w:val="single" w:sz="18" w:space="0" w:color="FFFFFF"/>
              <w:right w:val="nil"/>
            </w:tcBorders>
            <w:shd w:val="pct20" w:color="000000" w:fill="FFFFFF"/>
            <w:vAlign w:val="center"/>
          </w:tcPr>
          <w:p w:rsidR="00B42AD5" w:rsidRPr="00E17509" w:rsidRDefault="00B42AD5">
            <w:pPr>
              <w:tabs>
                <w:tab w:val="left" w:pos="2880"/>
              </w:tabs>
              <w:ind w:right="178"/>
              <w:rPr>
                <w:rFonts w:ascii="Arial" w:hAnsi="Arial" w:cs="Arial"/>
                <w:color w:val="000000"/>
                <w:sz w:val="18"/>
                <w:szCs w:val="18"/>
              </w:rPr>
            </w:pPr>
            <w:r w:rsidRPr="00E17509">
              <w:rPr>
                <w:rFonts w:ascii="Arial" w:hAnsi="Arial" w:cs="Arial"/>
                <w:sz w:val="18"/>
                <w:szCs w:val="18"/>
              </w:rPr>
              <w:t>DOC</w:t>
            </w:r>
          </w:p>
        </w:tc>
        <w:tc>
          <w:tcPr>
            <w:tcW w:w="2684" w:type="dxa"/>
            <w:gridSpan w:val="4"/>
            <w:tcBorders>
              <w:top w:val="single" w:sz="18" w:space="0" w:color="FFFFFF"/>
              <w:left w:val="single" w:sz="18" w:space="0" w:color="FFFFFF"/>
              <w:bottom w:val="single" w:sz="18" w:space="0" w:color="FFFFFF"/>
              <w:right w:val="nil"/>
            </w:tcBorders>
            <w:shd w:val="pct20" w:color="000000" w:fill="FFFFFF"/>
            <w:vAlign w:val="center"/>
          </w:tcPr>
          <w:p w:rsidR="00B42AD5" w:rsidRPr="00E17509" w:rsidRDefault="00B42AD5">
            <w:pPr>
              <w:tabs>
                <w:tab w:val="left" w:pos="2880"/>
              </w:tabs>
              <w:ind w:right="178"/>
              <w:rPr>
                <w:rFonts w:ascii="Arial" w:hAnsi="Arial" w:cs="Arial"/>
                <w:color w:val="000000"/>
                <w:sz w:val="18"/>
                <w:szCs w:val="18"/>
              </w:rPr>
            </w:pPr>
            <w:r w:rsidRPr="00E17509">
              <w:rPr>
                <w:rFonts w:ascii="Arial" w:hAnsi="Arial" w:cs="Arial"/>
                <w:sz w:val="18"/>
                <w:szCs w:val="18"/>
              </w:rPr>
              <w:t>Lenguaje:</w:t>
            </w:r>
          </w:p>
        </w:tc>
        <w:tc>
          <w:tcPr>
            <w:tcW w:w="2326" w:type="dxa"/>
            <w:tcBorders>
              <w:top w:val="single" w:sz="18" w:space="0" w:color="FFFFFF"/>
              <w:left w:val="single" w:sz="18" w:space="0" w:color="FFFFFF"/>
              <w:bottom w:val="single" w:sz="18" w:space="0" w:color="FFFFFF"/>
              <w:right w:val="nil"/>
            </w:tcBorders>
            <w:shd w:val="pct20" w:color="000000" w:fill="FFFFFF"/>
            <w:vAlign w:val="center"/>
          </w:tcPr>
          <w:p w:rsidR="00B42AD5" w:rsidRPr="00E17509" w:rsidRDefault="00B42AD5">
            <w:pPr>
              <w:tabs>
                <w:tab w:val="left" w:pos="2074"/>
              </w:tabs>
              <w:ind w:right="-28"/>
              <w:rPr>
                <w:rFonts w:ascii="Arial" w:hAnsi="Arial" w:cs="Arial"/>
                <w:color w:val="000000"/>
                <w:sz w:val="18"/>
                <w:szCs w:val="18"/>
              </w:rPr>
            </w:pPr>
            <w:r w:rsidRPr="00E17509">
              <w:rPr>
                <w:rFonts w:ascii="Arial" w:hAnsi="Arial" w:cs="Arial"/>
                <w:sz w:val="18"/>
                <w:szCs w:val="18"/>
              </w:rPr>
              <w:t>Español</w:t>
            </w:r>
          </w:p>
        </w:tc>
      </w:tr>
      <w:tr w:rsidR="00B42AD5" w:rsidTr="00461BEE">
        <w:trPr>
          <w:trHeight w:val="392"/>
          <w:jc w:val="center"/>
        </w:trPr>
        <w:tc>
          <w:tcPr>
            <w:tcW w:w="2365" w:type="dxa"/>
            <w:tcBorders>
              <w:top w:val="single" w:sz="18" w:space="0" w:color="FFFFFF"/>
              <w:left w:val="nil"/>
              <w:bottom w:val="single" w:sz="18" w:space="0" w:color="FFFFFF"/>
              <w:right w:val="single" w:sz="18" w:space="0" w:color="FFFFFF"/>
            </w:tcBorders>
            <w:shd w:val="pct5" w:color="000000" w:fill="FFFFFF"/>
            <w:vAlign w:val="center"/>
            <w:hideMark/>
          </w:tcPr>
          <w:p w:rsidR="00B42AD5" w:rsidRPr="00E17509" w:rsidRDefault="00B42AD5">
            <w:pPr>
              <w:tabs>
                <w:tab w:val="left" w:pos="2880"/>
              </w:tabs>
              <w:ind w:right="178"/>
              <w:rPr>
                <w:rFonts w:ascii="Tahoma" w:hAnsi="Tahoma" w:cs="Tahoma"/>
                <w:color w:val="000000"/>
                <w:sz w:val="18"/>
                <w:szCs w:val="18"/>
              </w:rPr>
            </w:pPr>
            <w:r w:rsidRPr="00E17509">
              <w:rPr>
                <w:rFonts w:ascii="Tahoma" w:hAnsi="Tahoma" w:cs="Tahoma"/>
                <w:color w:val="000000"/>
                <w:sz w:val="18"/>
                <w:szCs w:val="18"/>
              </w:rPr>
              <w:t>Dependencia:</w:t>
            </w:r>
          </w:p>
        </w:tc>
        <w:tc>
          <w:tcPr>
            <w:tcW w:w="7607" w:type="dxa"/>
            <w:gridSpan w:val="7"/>
            <w:tcBorders>
              <w:top w:val="single" w:sz="18" w:space="0" w:color="FFFFFF"/>
              <w:left w:val="single" w:sz="18" w:space="0" w:color="FFFFFF"/>
              <w:bottom w:val="single" w:sz="18" w:space="0" w:color="FFFFFF"/>
              <w:right w:val="nil"/>
            </w:tcBorders>
            <w:shd w:val="pct5" w:color="000000" w:fill="FFFFFF"/>
            <w:vAlign w:val="center"/>
          </w:tcPr>
          <w:p w:rsidR="00B42AD5" w:rsidRPr="00E17509" w:rsidRDefault="00B42AD5" w:rsidP="00AD097D">
            <w:pPr>
              <w:tabs>
                <w:tab w:val="left" w:pos="2880"/>
              </w:tabs>
              <w:ind w:right="178"/>
              <w:rPr>
                <w:rFonts w:ascii="Arial" w:hAnsi="Arial" w:cs="Arial"/>
                <w:color w:val="000000"/>
                <w:sz w:val="18"/>
                <w:szCs w:val="18"/>
              </w:rPr>
            </w:pPr>
            <w:r w:rsidRPr="00E17509">
              <w:rPr>
                <w:rFonts w:ascii="Arial" w:hAnsi="Arial" w:cs="Arial"/>
                <w:sz w:val="18"/>
                <w:szCs w:val="18"/>
              </w:rPr>
              <w:t xml:space="preserve">Ministerio de Tecnologías de la Información y las Comunicaciones: </w:t>
            </w:r>
            <w:r w:rsidR="00AD097D" w:rsidRPr="00E17509">
              <w:rPr>
                <w:rFonts w:ascii="Arial" w:hAnsi="Arial" w:cs="Arial"/>
                <w:sz w:val="18"/>
                <w:szCs w:val="18"/>
              </w:rPr>
              <w:t>Dirección de Gobierno en línea –</w:t>
            </w:r>
            <w:r w:rsidRPr="00E17509">
              <w:rPr>
                <w:rFonts w:ascii="Arial" w:hAnsi="Arial" w:cs="Arial"/>
                <w:sz w:val="18"/>
                <w:szCs w:val="18"/>
              </w:rPr>
              <w:t xml:space="preserve"> </w:t>
            </w:r>
            <w:r w:rsidR="00AD097D" w:rsidRPr="00E17509">
              <w:rPr>
                <w:rFonts w:ascii="Arial" w:hAnsi="Arial" w:cs="Arial"/>
                <w:sz w:val="18"/>
                <w:szCs w:val="18"/>
              </w:rPr>
              <w:t>Soluciones y Servicios</w:t>
            </w:r>
            <w:r w:rsidRPr="00E17509">
              <w:rPr>
                <w:rFonts w:ascii="Arial" w:hAnsi="Arial" w:cs="Arial"/>
                <w:sz w:val="18"/>
                <w:szCs w:val="18"/>
              </w:rPr>
              <w:t xml:space="preserve"> Tecnológicos</w:t>
            </w:r>
            <w:r w:rsidR="00252C8F" w:rsidRPr="00E17509">
              <w:rPr>
                <w:rFonts w:ascii="Arial" w:hAnsi="Arial" w:cs="Arial"/>
                <w:sz w:val="18"/>
                <w:szCs w:val="18"/>
              </w:rPr>
              <w:t>.</w:t>
            </w:r>
          </w:p>
        </w:tc>
      </w:tr>
      <w:tr w:rsidR="00B42AD5" w:rsidTr="008622C8">
        <w:trPr>
          <w:trHeight w:val="551"/>
          <w:jc w:val="center"/>
        </w:trPr>
        <w:tc>
          <w:tcPr>
            <w:tcW w:w="2365" w:type="dxa"/>
            <w:tcBorders>
              <w:top w:val="single" w:sz="18" w:space="0" w:color="FFFFFF"/>
              <w:left w:val="nil"/>
              <w:bottom w:val="single" w:sz="18" w:space="0" w:color="FFFFFF"/>
              <w:right w:val="single" w:sz="18" w:space="0" w:color="FFFFFF"/>
            </w:tcBorders>
            <w:shd w:val="pct20" w:color="000000" w:fill="FFFFFF"/>
            <w:vAlign w:val="center"/>
            <w:hideMark/>
          </w:tcPr>
          <w:p w:rsidR="00B42AD5" w:rsidRPr="00E17509" w:rsidRDefault="00B42AD5">
            <w:pPr>
              <w:tabs>
                <w:tab w:val="left" w:pos="2880"/>
              </w:tabs>
              <w:ind w:right="178"/>
              <w:rPr>
                <w:rFonts w:ascii="Tahoma" w:hAnsi="Tahoma" w:cs="Tahoma"/>
                <w:color w:val="000000"/>
                <w:sz w:val="18"/>
                <w:szCs w:val="18"/>
              </w:rPr>
            </w:pPr>
            <w:r w:rsidRPr="00E17509">
              <w:rPr>
                <w:rFonts w:ascii="Tahoma" w:hAnsi="Tahoma" w:cs="Tahoma"/>
                <w:color w:val="000000"/>
                <w:sz w:val="18"/>
                <w:szCs w:val="18"/>
              </w:rPr>
              <w:t>Código:</w:t>
            </w:r>
          </w:p>
        </w:tc>
        <w:tc>
          <w:tcPr>
            <w:tcW w:w="1320" w:type="dxa"/>
            <w:tcBorders>
              <w:top w:val="single" w:sz="18" w:space="0" w:color="FFFFFF"/>
              <w:left w:val="single" w:sz="18" w:space="0" w:color="FFFFFF"/>
              <w:bottom w:val="single" w:sz="18" w:space="0" w:color="FFFFFF"/>
              <w:right w:val="single" w:sz="18" w:space="0" w:color="FFFFFF"/>
            </w:tcBorders>
            <w:shd w:val="pct20" w:color="000000" w:fill="FFFFFF"/>
            <w:vAlign w:val="center"/>
          </w:tcPr>
          <w:p w:rsidR="00B42AD5" w:rsidRPr="00E17509" w:rsidRDefault="00660AF3" w:rsidP="00C72991">
            <w:pPr>
              <w:tabs>
                <w:tab w:val="left" w:pos="2880"/>
              </w:tabs>
              <w:ind w:right="178"/>
              <w:rPr>
                <w:rFonts w:ascii="Arial" w:hAnsi="Arial" w:cs="Arial"/>
                <w:color w:val="000000"/>
                <w:sz w:val="18"/>
                <w:szCs w:val="18"/>
              </w:rPr>
            </w:pPr>
            <w:r w:rsidRPr="00E17509">
              <w:rPr>
                <w:rFonts w:ascii="Arial" w:hAnsi="Arial" w:cs="Arial"/>
                <w:sz w:val="18"/>
                <w:szCs w:val="18"/>
              </w:rPr>
              <w:t>GLFS2-</w:t>
            </w:r>
            <w:r w:rsidR="00C72991" w:rsidRPr="00E17509">
              <w:rPr>
                <w:rFonts w:ascii="Arial" w:hAnsi="Arial" w:cs="Arial"/>
                <w:sz w:val="18"/>
                <w:szCs w:val="18"/>
              </w:rPr>
              <w:t>SM4</w:t>
            </w:r>
            <w:r w:rsidR="00AD097D" w:rsidRPr="00E17509">
              <w:rPr>
                <w:rFonts w:ascii="Arial" w:hAnsi="Arial" w:cs="Arial"/>
                <w:sz w:val="18"/>
                <w:szCs w:val="18"/>
                <w:lang w:val="es-MX"/>
              </w:rPr>
              <w:t>-MAN</w:t>
            </w:r>
          </w:p>
        </w:tc>
        <w:tc>
          <w:tcPr>
            <w:tcW w:w="1277" w:type="dxa"/>
            <w:tcBorders>
              <w:top w:val="single" w:sz="18" w:space="0" w:color="FFFFFF"/>
              <w:left w:val="single" w:sz="18" w:space="0" w:color="FFFFFF"/>
              <w:bottom w:val="single" w:sz="18" w:space="0" w:color="FFFFFF"/>
              <w:right w:val="single" w:sz="18" w:space="0" w:color="FFFFFF"/>
            </w:tcBorders>
            <w:shd w:val="pct20" w:color="000000" w:fill="FFFFFF"/>
            <w:vAlign w:val="center"/>
          </w:tcPr>
          <w:p w:rsidR="00B42AD5" w:rsidRPr="00E17509" w:rsidRDefault="00B42AD5">
            <w:pPr>
              <w:tabs>
                <w:tab w:val="left" w:pos="2880"/>
              </w:tabs>
              <w:ind w:right="178"/>
              <w:rPr>
                <w:rFonts w:ascii="Arial" w:hAnsi="Arial" w:cs="Arial"/>
                <w:color w:val="000000"/>
                <w:sz w:val="18"/>
                <w:szCs w:val="18"/>
              </w:rPr>
            </w:pPr>
            <w:r w:rsidRPr="00E17509">
              <w:rPr>
                <w:rFonts w:ascii="Arial" w:hAnsi="Arial" w:cs="Arial"/>
                <w:sz w:val="18"/>
                <w:szCs w:val="18"/>
              </w:rPr>
              <w:t>Versión:</w:t>
            </w:r>
          </w:p>
        </w:tc>
        <w:tc>
          <w:tcPr>
            <w:tcW w:w="1318" w:type="dxa"/>
            <w:gridSpan w:val="2"/>
            <w:tcBorders>
              <w:top w:val="single" w:sz="18" w:space="0" w:color="FFFFFF"/>
              <w:left w:val="single" w:sz="18" w:space="0" w:color="FFFFFF"/>
              <w:bottom w:val="single" w:sz="18" w:space="0" w:color="FFFFFF"/>
              <w:right w:val="nil"/>
            </w:tcBorders>
            <w:shd w:val="pct20" w:color="000000" w:fill="FFFFFF"/>
            <w:vAlign w:val="center"/>
          </w:tcPr>
          <w:p w:rsidR="00B42AD5" w:rsidRPr="00E17509" w:rsidRDefault="00E17509" w:rsidP="002A0B77">
            <w:pPr>
              <w:tabs>
                <w:tab w:val="left" w:pos="945"/>
              </w:tabs>
              <w:ind w:right="178"/>
              <w:rPr>
                <w:rFonts w:ascii="Arial" w:hAnsi="Arial" w:cs="Arial"/>
                <w:color w:val="548DD4" w:themeColor="text2" w:themeTint="99"/>
                <w:sz w:val="18"/>
                <w:szCs w:val="18"/>
              </w:rPr>
            </w:pPr>
            <w:r>
              <w:rPr>
                <w:rFonts w:ascii="Arial" w:hAnsi="Arial" w:cs="Arial"/>
                <w:sz w:val="18"/>
                <w:szCs w:val="18"/>
              </w:rPr>
              <w:t>2.</w:t>
            </w:r>
            <w:del w:id="2" w:author="Carolina Fajardo" w:date="2014-11-24T09:25:00Z">
              <w:r w:rsidR="00B61FC3" w:rsidDel="002A0B77">
                <w:rPr>
                  <w:rFonts w:ascii="Arial" w:hAnsi="Arial" w:cs="Arial"/>
                  <w:sz w:val="18"/>
                  <w:szCs w:val="18"/>
                </w:rPr>
                <w:delText>1</w:delText>
              </w:r>
            </w:del>
            <w:ins w:id="3" w:author="Carolina Fajardo" w:date="2014-11-24T09:25:00Z">
              <w:r w:rsidR="002A0B77">
                <w:rPr>
                  <w:rFonts w:ascii="Arial" w:hAnsi="Arial" w:cs="Arial"/>
                  <w:sz w:val="18"/>
                  <w:szCs w:val="18"/>
                </w:rPr>
                <w:t>2</w:t>
              </w:r>
            </w:ins>
            <w:del w:id="4" w:author="Carolina Fajardo" w:date="2014-11-20T10:34:00Z">
              <w:r w:rsidDel="00B61FC3">
                <w:rPr>
                  <w:rFonts w:ascii="Arial" w:hAnsi="Arial" w:cs="Arial"/>
                  <w:sz w:val="18"/>
                  <w:szCs w:val="18"/>
                </w:rPr>
                <w:delText>0</w:delText>
              </w:r>
            </w:del>
          </w:p>
        </w:tc>
        <w:tc>
          <w:tcPr>
            <w:tcW w:w="1366" w:type="dxa"/>
            <w:gridSpan w:val="2"/>
            <w:tcBorders>
              <w:top w:val="single" w:sz="18" w:space="0" w:color="FFFFFF"/>
              <w:left w:val="single" w:sz="18" w:space="0" w:color="FFFFFF"/>
              <w:bottom w:val="single" w:sz="18" w:space="0" w:color="FFFFFF"/>
              <w:right w:val="nil"/>
            </w:tcBorders>
            <w:shd w:val="pct20" w:color="000000" w:fill="FFFFFF"/>
            <w:vAlign w:val="center"/>
          </w:tcPr>
          <w:p w:rsidR="00B42AD5" w:rsidRPr="00E17509" w:rsidRDefault="00B42AD5">
            <w:pPr>
              <w:tabs>
                <w:tab w:val="left" w:pos="945"/>
              </w:tabs>
              <w:ind w:right="178"/>
              <w:rPr>
                <w:rFonts w:ascii="Arial" w:hAnsi="Arial" w:cs="Arial"/>
                <w:color w:val="000000"/>
                <w:sz w:val="18"/>
                <w:szCs w:val="18"/>
              </w:rPr>
            </w:pPr>
            <w:r w:rsidRPr="00E17509">
              <w:rPr>
                <w:rFonts w:ascii="Arial" w:hAnsi="Arial" w:cs="Arial"/>
                <w:sz w:val="18"/>
                <w:szCs w:val="18"/>
              </w:rPr>
              <w:t>Estado:</w:t>
            </w:r>
          </w:p>
        </w:tc>
        <w:tc>
          <w:tcPr>
            <w:tcW w:w="2326" w:type="dxa"/>
            <w:tcBorders>
              <w:top w:val="single" w:sz="18" w:space="0" w:color="FFFFFF"/>
              <w:left w:val="single" w:sz="18" w:space="0" w:color="FFFFFF"/>
              <w:bottom w:val="single" w:sz="18" w:space="0" w:color="FFFFFF"/>
              <w:right w:val="nil"/>
            </w:tcBorders>
            <w:shd w:val="pct20" w:color="000000" w:fill="FFFFFF"/>
            <w:vAlign w:val="center"/>
          </w:tcPr>
          <w:p w:rsidR="00B42AD5" w:rsidRPr="00E17509" w:rsidRDefault="00E17509" w:rsidP="00E17509">
            <w:pPr>
              <w:tabs>
                <w:tab w:val="left" w:pos="945"/>
              </w:tabs>
              <w:ind w:right="178"/>
              <w:rPr>
                <w:rFonts w:ascii="Arial" w:hAnsi="Arial" w:cs="Arial"/>
                <w:sz w:val="18"/>
                <w:szCs w:val="18"/>
                <w:lang w:val="es-MX"/>
              </w:rPr>
            </w:pPr>
            <w:del w:id="5" w:author="Carolina Fajardo" w:date="2014-11-20T10:34:00Z">
              <w:r w:rsidDel="00B61FC3">
                <w:rPr>
                  <w:rFonts w:ascii="Arial" w:hAnsi="Arial" w:cs="Arial"/>
                  <w:sz w:val="18"/>
                  <w:szCs w:val="18"/>
                  <w:lang w:val="es-MX"/>
                </w:rPr>
                <w:delText>Aprobado</w:delText>
              </w:r>
            </w:del>
            <w:ins w:id="6" w:author="Carolina Fajardo" w:date="2014-11-20T10:34:00Z">
              <w:r w:rsidR="00B61FC3">
                <w:rPr>
                  <w:rFonts w:ascii="Arial" w:hAnsi="Arial" w:cs="Arial"/>
                  <w:sz w:val="18"/>
                  <w:szCs w:val="18"/>
                  <w:lang w:val="es-MX"/>
                </w:rPr>
                <w:t>En Revisión</w:t>
              </w:r>
            </w:ins>
          </w:p>
        </w:tc>
      </w:tr>
      <w:tr w:rsidR="00B42AD5" w:rsidTr="00461BEE">
        <w:trPr>
          <w:trHeight w:val="268"/>
          <w:jc w:val="center"/>
        </w:trPr>
        <w:tc>
          <w:tcPr>
            <w:tcW w:w="2365" w:type="dxa"/>
            <w:tcBorders>
              <w:top w:val="single" w:sz="18" w:space="0" w:color="FFFFFF"/>
              <w:left w:val="nil"/>
              <w:bottom w:val="single" w:sz="18" w:space="0" w:color="FFFFFF"/>
              <w:right w:val="single" w:sz="18" w:space="0" w:color="FFFFFF"/>
            </w:tcBorders>
            <w:shd w:val="pct5" w:color="000000" w:fill="FFFFFF"/>
            <w:vAlign w:val="center"/>
            <w:hideMark/>
          </w:tcPr>
          <w:p w:rsidR="00B42AD5" w:rsidRPr="00E17509" w:rsidRDefault="00B42AD5">
            <w:pPr>
              <w:tabs>
                <w:tab w:val="left" w:pos="2880"/>
              </w:tabs>
              <w:ind w:right="178"/>
              <w:rPr>
                <w:rFonts w:ascii="Tahoma" w:hAnsi="Tahoma" w:cs="Tahoma"/>
                <w:color w:val="000000"/>
                <w:sz w:val="18"/>
                <w:szCs w:val="18"/>
              </w:rPr>
            </w:pPr>
            <w:r w:rsidRPr="00E17509">
              <w:rPr>
                <w:rFonts w:ascii="Tahoma" w:hAnsi="Tahoma" w:cs="Tahoma"/>
                <w:color w:val="000000"/>
                <w:sz w:val="18"/>
                <w:szCs w:val="18"/>
              </w:rPr>
              <w:t>Categoría:</w:t>
            </w:r>
          </w:p>
        </w:tc>
        <w:tc>
          <w:tcPr>
            <w:tcW w:w="7607" w:type="dxa"/>
            <w:gridSpan w:val="7"/>
            <w:tcBorders>
              <w:top w:val="single" w:sz="18" w:space="0" w:color="FFFFFF"/>
              <w:left w:val="single" w:sz="18" w:space="0" w:color="FFFFFF"/>
              <w:bottom w:val="single" w:sz="18" w:space="0" w:color="FFFFFF"/>
              <w:right w:val="nil"/>
            </w:tcBorders>
            <w:shd w:val="pct5" w:color="000000" w:fill="FFFFFF"/>
            <w:vAlign w:val="center"/>
          </w:tcPr>
          <w:p w:rsidR="00B42AD5" w:rsidRPr="00E17509" w:rsidRDefault="00B42AD5">
            <w:pPr>
              <w:tabs>
                <w:tab w:val="left" w:pos="2880"/>
              </w:tabs>
              <w:ind w:right="178"/>
              <w:rPr>
                <w:rFonts w:ascii="Arial" w:hAnsi="Arial" w:cs="Arial"/>
                <w:sz w:val="18"/>
                <w:szCs w:val="18"/>
              </w:rPr>
            </w:pPr>
          </w:p>
        </w:tc>
      </w:tr>
      <w:tr w:rsidR="00B42AD5" w:rsidTr="00461BEE">
        <w:trPr>
          <w:trHeight w:val="723"/>
          <w:jc w:val="center"/>
        </w:trPr>
        <w:tc>
          <w:tcPr>
            <w:tcW w:w="2365" w:type="dxa"/>
            <w:tcBorders>
              <w:top w:val="single" w:sz="18" w:space="0" w:color="FFFFFF"/>
              <w:left w:val="nil"/>
              <w:bottom w:val="single" w:sz="18" w:space="0" w:color="FFFFFF"/>
              <w:right w:val="single" w:sz="18" w:space="0" w:color="FFFFFF"/>
            </w:tcBorders>
            <w:shd w:val="pct5" w:color="000000" w:fill="FFFFFF"/>
            <w:vAlign w:val="center"/>
            <w:hideMark/>
          </w:tcPr>
          <w:p w:rsidR="00B42AD5" w:rsidRPr="00E17509" w:rsidRDefault="00B42AD5">
            <w:pPr>
              <w:tabs>
                <w:tab w:val="left" w:pos="2880"/>
              </w:tabs>
              <w:ind w:right="178"/>
              <w:jc w:val="both"/>
              <w:rPr>
                <w:rFonts w:ascii="Tahoma" w:hAnsi="Tahoma" w:cs="Tahoma"/>
                <w:color w:val="000000"/>
                <w:sz w:val="18"/>
                <w:szCs w:val="18"/>
              </w:rPr>
            </w:pPr>
            <w:r w:rsidRPr="00E17509">
              <w:rPr>
                <w:rFonts w:ascii="Tahoma" w:hAnsi="Tahoma" w:cs="Tahoma"/>
                <w:color w:val="000000"/>
                <w:sz w:val="18"/>
                <w:szCs w:val="18"/>
              </w:rPr>
              <w:t>Autor (es):</w:t>
            </w:r>
          </w:p>
        </w:tc>
        <w:tc>
          <w:tcPr>
            <w:tcW w:w="3589" w:type="dxa"/>
            <w:gridSpan w:val="3"/>
            <w:tcBorders>
              <w:top w:val="single" w:sz="18" w:space="0" w:color="FFFFFF"/>
              <w:left w:val="single" w:sz="18" w:space="0" w:color="FFFFFF"/>
              <w:bottom w:val="single" w:sz="18" w:space="0" w:color="FFFFFF"/>
              <w:right w:val="nil"/>
            </w:tcBorders>
            <w:shd w:val="pct5" w:color="000000" w:fill="FFFFFF"/>
            <w:vAlign w:val="center"/>
          </w:tcPr>
          <w:p w:rsidR="00B42AD5" w:rsidRPr="00E17509" w:rsidRDefault="00C72991" w:rsidP="00B42AD5">
            <w:pPr>
              <w:rPr>
                <w:rFonts w:ascii="Arial" w:hAnsi="Arial" w:cs="Arial"/>
                <w:sz w:val="18"/>
                <w:szCs w:val="18"/>
                <w:lang w:val="es-MX"/>
              </w:rPr>
            </w:pPr>
            <w:del w:id="7" w:author="Carolina Fajardo" w:date="2014-11-20T10:37:00Z">
              <w:r w:rsidRPr="00E17509" w:rsidDel="00B61FC3">
                <w:rPr>
                  <w:rFonts w:ascii="Arial" w:hAnsi="Arial" w:cs="Arial"/>
                  <w:sz w:val="18"/>
                  <w:szCs w:val="18"/>
                  <w:lang w:val="es-MX"/>
                </w:rPr>
                <w:delText>Cristina Cortes Albadan</w:delText>
              </w:r>
            </w:del>
            <w:ins w:id="8" w:author="Carolina Fajardo" w:date="2014-11-20T10:37:00Z">
              <w:r w:rsidR="00B61FC3">
                <w:rPr>
                  <w:rFonts w:ascii="Arial" w:hAnsi="Arial" w:cs="Arial"/>
                  <w:sz w:val="18"/>
                  <w:szCs w:val="18"/>
                  <w:lang w:val="es-MX"/>
                </w:rPr>
                <w:t xml:space="preserve">Ruth </w:t>
              </w:r>
              <w:proofErr w:type="spellStart"/>
              <w:r w:rsidR="00B61FC3">
                <w:rPr>
                  <w:rFonts w:ascii="Arial" w:hAnsi="Arial" w:cs="Arial"/>
                  <w:sz w:val="18"/>
                  <w:szCs w:val="18"/>
                  <w:lang w:val="es-MX"/>
                </w:rPr>
                <w:t>Gutierrez</w:t>
              </w:r>
            </w:ins>
            <w:proofErr w:type="spellEnd"/>
          </w:p>
          <w:p w:rsidR="00B42AD5" w:rsidRPr="00E17509" w:rsidRDefault="00976F9C" w:rsidP="00B42AD5">
            <w:pPr>
              <w:rPr>
                <w:rFonts w:ascii="Arial" w:hAnsi="Arial" w:cs="Arial"/>
                <w:color w:val="000000" w:themeColor="text1"/>
                <w:sz w:val="18"/>
                <w:szCs w:val="18"/>
                <w:lang w:val="es-MX"/>
              </w:rPr>
            </w:pPr>
            <w:r w:rsidRPr="00E17509">
              <w:rPr>
                <w:rFonts w:ascii="Arial" w:hAnsi="Arial" w:cs="Arial"/>
                <w:color w:val="000000" w:themeColor="text1"/>
                <w:sz w:val="18"/>
                <w:szCs w:val="18"/>
                <w:lang w:val="es-MX"/>
              </w:rPr>
              <w:t xml:space="preserve">Líder </w:t>
            </w:r>
            <w:r w:rsidR="00655BE4" w:rsidRPr="00E17509">
              <w:rPr>
                <w:rFonts w:ascii="Arial" w:hAnsi="Arial" w:cs="Arial"/>
                <w:color w:val="000000" w:themeColor="text1"/>
                <w:sz w:val="18"/>
                <w:szCs w:val="18"/>
                <w:lang w:val="es-MX"/>
              </w:rPr>
              <w:t>Técnico</w:t>
            </w:r>
          </w:p>
          <w:p w:rsidR="00B42AD5" w:rsidRPr="00E17509" w:rsidRDefault="00B42AD5" w:rsidP="00B42AD5">
            <w:pPr>
              <w:jc w:val="both"/>
              <w:rPr>
                <w:rFonts w:ascii="Arial" w:hAnsi="Arial" w:cs="Arial"/>
                <w:color w:val="548DD4" w:themeColor="text2" w:themeTint="99"/>
                <w:sz w:val="18"/>
                <w:szCs w:val="18"/>
                <w:lang w:val="es-MX"/>
              </w:rPr>
            </w:pPr>
            <w:r w:rsidRPr="00E17509">
              <w:rPr>
                <w:rFonts w:ascii="Arial" w:hAnsi="Arial" w:cs="Arial"/>
                <w:sz w:val="18"/>
                <w:szCs w:val="18"/>
                <w:lang w:val="es-MX"/>
              </w:rPr>
              <w:t>UT Software Works</w:t>
            </w:r>
          </w:p>
        </w:tc>
        <w:tc>
          <w:tcPr>
            <w:tcW w:w="1134" w:type="dxa"/>
            <w:gridSpan w:val="2"/>
            <w:vMerge w:val="restart"/>
            <w:tcBorders>
              <w:top w:val="single" w:sz="18" w:space="0" w:color="FFFFFF"/>
              <w:left w:val="single" w:sz="18" w:space="0" w:color="FFFFFF"/>
              <w:bottom w:val="single" w:sz="18" w:space="0" w:color="FFFFFF"/>
              <w:right w:val="nil"/>
            </w:tcBorders>
            <w:shd w:val="pct5" w:color="000000" w:fill="FFFFFF"/>
            <w:vAlign w:val="center"/>
          </w:tcPr>
          <w:p w:rsidR="00B42AD5" w:rsidRPr="00E17509" w:rsidRDefault="00B42AD5">
            <w:pPr>
              <w:autoSpaceDE w:val="0"/>
              <w:autoSpaceDN w:val="0"/>
              <w:adjustRightInd w:val="0"/>
              <w:ind w:right="178"/>
              <w:jc w:val="both"/>
              <w:rPr>
                <w:rFonts w:ascii="Arial" w:hAnsi="Arial" w:cs="Arial"/>
                <w:sz w:val="18"/>
                <w:szCs w:val="18"/>
              </w:rPr>
            </w:pPr>
            <w:r w:rsidRPr="00E17509">
              <w:rPr>
                <w:rFonts w:ascii="Arial" w:hAnsi="Arial" w:cs="Arial"/>
                <w:sz w:val="18"/>
                <w:szCs w:val="18"/>
              </w:rPr>
              <w:t>Firmas:</w:t>
            </w:r>
          </w:p>
        </w:tc>
        <w:tc>
          <w:tcPr>
            <w:tcW w:w="2884" w:type="dxa"/>
            <w:gridSpan w:val="2"/>
            <w:tcBorders>
              <w:top w:val="single" w:sz="18" w:space="0" w:color="FFFFFF"/>
              <w:left w:val="single" w:sz="18" w:space="0" w:color="FFFFFF"/>
              <w:bottom w:val="single" w:sz="18" w:space="0" w:color="FFFFFF"/>
              <w:right w:val="nil"/>
            </w:tcBorders>
            <w:shd w:val="pct5" w:color="000000" w:fill="FFFFFF"/>
            <w:vAlign w:val="center"/>
          </w:tcPr>
          <w:p w:rsidR="00B42AD5" w:rsidRPr="00E17509" w:rsidRDefault="00B42AD5">
            <w:pPr>
              <w:autoSpaceDE w:val="0"/>
              <w:autoSpaceDN w:val="0"/>
              <w:adjustRightInd w:val="0"/>
              <w:ind w:right="178"/>
              <w:jc w:val="both"/>
              <w:rPr>
                <w:rFonts w:ascii="Arial" w:hAnsi="Arial" w:cs="Arial"/>
                <w:sz w:val="18"/>
                <w:szCs w:val="18"/>
              </w:rPr>
            </w:pPr>
          </w:p>
        </w:tc>
      </w:tr>
      <w:tr w:rsidR="00B42AD5" w:rsidTr="008622C8">
        <w:trPr>
          <w:trHeight w:val="565"/>
          <w:jc w:val="center"/>
        </w:trPr>
        <w:tc>
          <w:tcPr>
            <w:tcW w:w="2365" w:type="dxa"/>
            <w:tcBorders>
              <w:top w:val="single" w:sz="18" w:space="0" w:color="FFFFFF"/>
              <w:left w:val="nil"/>
              <w:bottom w:val="single" w:sz="18" w:space="0" w:color="FFFFFF"/>
              <w:right w:val="single" w:sz="18" w:space="0" w:color="FFFFFF"/>
            </w:tcBorders>
            <w:shd w:val="pct20" w:color="000000" w:fill="FFFFFF"/>
            <w:vAlign w:val="center"/>
            <w:hideMark/>
          </w:tcPr>
          <w:p w:rsidR="00B42AD5" w:rsidRPr="00E17509" w:rsidRDefault="00B42AD5">
            <w:pPr>
              <w:tabs>
                <w:tab w:val="left" w:pos="2880"/>
              </w:tabs>
              <w:ind w:right="178"/>
              <w:jc w:val="both"/>
              <w:rPr>
                <w:rFonts w:ascii="Tahoma" w:hAnsi="Tahoma" w:cs="Tahoma"/>
                <w:color w:val="000000"/>
                <w:sz w:val="18"/>
                <w:szCs w:val="18"/>
              </w:rPr>
            </w:pPr>
            <w:r w:rsidRPr="00E17509">
              <w:rPr>
                <w:rFonts w:ascii="Tahoma" w:hAnsi="Tahoma" w:cs="Tahoma"/>
                <w:color w:val="000000"/>
                <w:sz w:val="18"/>
                <w:szCs w:val="18"/>
              </w:rPr>
              <w:t>Revisó:</w:t>
            </w:r>
          </w:p>
        </w:tc>
        <w:tc>
          <w:tcPr>
            <w:tcW w:w="3589" w:type="dxa"/>
            <w:gridSpan w:val="3"/>
            <w:tcBorders>
              <w:top w:val="single" w:sz="18" w:space="0" w:color="FFFFFF"/>
              <w:left w:val="single" w:sz="18" w:space="0" w:color="FFFFFF"/>
              <w:bottom w:val="single" w:sz="18" w:space="0" w:color="FFFFFF"/>
              <w:right w:val="nil"/>
            </w:tcBorders>
            <w:shd w:val="pct20" w:color="000000" w:fill="FFFFFF"/>
            <w:vAlign w:val="center"/>
          </w:tcPr>
          <w:p w:rsidR="00B42AD5" w:rsidRPr="00E17509" w:rsidRDefault="00252C8F" w:rsidP="00252C8F">
            <w:pPr>
              <w:spacing w:before="60"/>
              <w:rPr>
                <w:rFonts w:ascii="Arial" w:hAnsi="Arial" w:cs="Arial"/>
                <w:color w:val="000000" w:themeColor="text1"/>
                <w:sz w:val="18"/>
                <w:szCs w:val="18"/>
                <w:lang w:val="es-CO"/>
              </w:rPr>
            </w:pPr>
            <w:r w:rsidRPr="00E17509">
              <w:rPr>
                <w:rFonts w:ascii="Arial" w:hAnsi="Arial" w:cs="Arial"/>
                <w:color w:val="000000" w:themeColor="text1"/>
                <w:sz w:val="18"/>
                <w:szCs w:val="18"/>
                <w:lang w:val="es-CO"/>
              </w:rPr>
              <w:t>Mónica Monroy</w:t>
            </w:r>
          </w:p>
          <w:p w:rsidR="00B42AD5" w:rsidRPr="00E17509" w:rsidRDefault="00B42AD5" w:rsidP="00B42AD5">
            <w:pPr>
              <w:tabs>
                <w:tab w:val="left" w:pos="2880"/>
              </w:tabs>
              <w:ind w:right="178"/>
              <w:rPr>
                <w:rFonts w:ascii="Arial" w:hAnsi="Arial" w:cs="Arial"/>
                <w:sz w:val="18"/>
                <w:szCs w:val="18"/>
              </w:rPr>
            </w:pPr>
            <w:r w:rsidRPr="00E17509">
              <w:rPr>
                <w:rFonts w:ascii="Arial" w:hAnsi="Arial" w:cs="Arial"/>
                <w:sz w:val="18"/>
                <w:szCs w:val="18"/>
              </w:rPr>
              <w:t xml:space="preserve">Consultor Procedimientos y </w:t>
            </w:r>
            <w:r w:rsidR="00027C8A">
              <w:rPr>
                <w:rFonts w:ascii="Arial" w:hAnsi="Arial" w:cs="Arial"/>
                <w:sz w:val="18"/>
                <w:szCs w:val="18"/>
              </w:rPr>
              <w:t>h</w:t>
            </w:r>
            <w:r w:rsidRPr="00E17509">
              <w:rPr>
                <w:rFonts w:ascii="Arial" w:hAnsi="Arial" w:cs="Arial"/>
                <w:sz w:val="18"/>
                <w:szCs w:val="18"/>
              </w:rPr>
              <w:t>erramientas de Interventoría</w:t>
            </w:r>
          </w:p>
          <w:p w:rsidR="00B42AD5" w:rsidRPr="00E17509" w:rsidRDefault="00B42AD5" w:rsidP="00B42AD5">
            <w:pPr>
              <w:tabs>
                <w:tab w:val="left" w:pos="2880"/>
              </w:tabs>
              <w:ind w:right="176"/>
              <w:rPr>
                <w:rFonts w:ascii="Arial" w:hAnsi="Arial" w:cs="Arial"/>
                <w:sz w:val="18"/>
                <w:szCs w:val="18"/>
              </w:rPr>
            </w:pPr>
            <w:r w:rsidRPr="00E17509">
              <w:rPr>
                <w:rFonts w:ascii="Arial" w:hAnsi="Arial" w:cs="Arial"/>
                <w:sz w:val="18"/>
                <w:szCs w:val="18"/>
              </w:rPr>
              <w:t>Consorcio S&amp;M</w:t>
            </w:r>
          </w:p>
          <w:p w:rsidR="00B42AD5" w:rsidRPr="00E17509" w:rsidRDefault="00B42AD5" w:rsidP="003A2BD9">
            <w:pPr>
              <w:tabs>
                <w:tab w:val="left" w:pos="2880"/>
              </w:tabs>
              <w:ind w:right="178"/>
              <w:rPr>
                <w:rFonts w:ascii="Arial" w:hAnsi="Arial" w:cs="Arial"/>
                <w:color w:val="548DD4" w:themeColor="text2" w:themeTint="99"/>
                <w:sz w:val="18"/>
                <w:szCs w:val="18"/>
              </w:rPr>
            </w:pPr>
          </w:p>
          <w:p w:rsidR="00C72991" w:rsidRPr="00684F57" w:rsidRDefault="00C72991" w:rsidP="00C72991">
            <w:pPr>
              <w:tabs>
                <w:tab w:val="left" w:pos="2880"/>
              </w:tabs>
              <w:ind w:right="178"/>
              <w:rPr>
                <w:rFonts w:ascii="Arial" w:hAnsi="Arial" w:cs="Arial"/>
                <w:sz w:val="18"/>
                <w:szCs w:val="18"/>
              </w:rPr>
            </w:pPr>
            <w:r w:rsidRPr="00684F57">
              <w:rPr>
                <w:rFonts w:ascii="Arial" w:hAnsi="Arial" w:cs="Arial"/>
                <w:sz w:val="18"/>
                <w:szCs w:val="18"/>
              </w:rPr>
              <w:t>Jorge Santiago Moreno</w:t>
            </w:r>
          </w:p>
          <w:p w:rsidR="00C72991" w:rsidRPr="00DF55F8" w:rsidRDefault="00C72991" w:rsidP="00C72991">
            <w:pPr>
              <w:tabs>
                <w:tab w:val="left" w:pos="2880"/>
              </w:tabs>
              <w:ind w:right="178"/>
              <w:jc w:val="both"/>
              <w:rPr>
                <w:rFonts w:ascii="Arial" w:hAnsi="Arial" w:cs="Arial"/>
                <w:sz w:val="18"/>
                <w:szCs w:val="18"/>
              </w:rPr>
            </w:pPr>
            <w:r w:rsidRPr="00DF55F8">
              <w:rPr>
                <w:rFonts w:ascii="Arial" w:hAnsi="Arial" w:cs="Arial"/>
                <w:sz w:val="18"/>
                <w:szCs w:val="18"/>
              </w:rPr>
              <w:t>Dirección de Gobierno en línea</w:t>
            </w:r>
          </w:p>
          <w:p w:rsidR="00C72991" w:rsidRPr="00DF55F8" w:rsidRDefault="00C72991" w:rsidP="00C72991">
            <w:pPr>
              <w:rPr>
                <w:rFonts w:ascii="Arial" w:hAnsi="Arial" w:cs="Arial"/>
                <w:color w:val="548DD4" w:themeColor="text2" w:themeTint="99"/>
                <w:sz w:val="18"/>
                <w:szCs w:val="18"/>
              </w:rPr>
            </w:pPr>
          </w:p>
          <w:p w:rsidR="00C72991" w:rsidRPr="00DF55F8" w:rsidRDefault="00C72991" w:rsidP="00C72991">
            <w:pPr>
              <w:rPr>
                <w:rFonts w:ascii="Arial" w:hAnsi="Arial" w:cs="Arial"/>
                <w:sz w:val="18"/>
                <w:szCs w:val="18"/>
                <w:lang w:val="es-CO"/>
              </w:rPr>
            </w:pPr>
            <w:r w:rsidRPr="00DF55F8">
              <w:rPr>
                <w:rFonts w:ascii="Arial" w:hAnsi="Arial" w:cs="Arial"/>
                <w:sz w:val="18"/>
                <w:szCs w:val="18"/>
                <w:lang w:val="es-CO"/>
              </w:rPr>
              <w:t>Luisa Medina</w:t>
            </w:r>
          </w:p>
          <w:p w:rsidR="00C72991" w:rsidRPr="00DF55F8" w:rsidRDefault="00C72991" w:rsidP="00C72991">
            <w:pPr>
              <w:tabs>
                <w:tab w:val="left" w:pos="2880"/>
              </w:tabs>
              <w:ind w:right="178"/>
              <w:jc w:val="both"/>
              <w:rPr>
                <w:rFonts w:ascii="Arial" w:hAnsi="Arial" w:cs="Arial"/>
                <w:sz w:val="18"/>
                <w:szCs w:val="18"/>
              </w:rPr>
            </w:pPr>
            <w:r w:rsidRPr="00DF55F8">
              <w:rPr>
                <w:rFonts w:ascii="Arial" w:hAnsi="Arial" w:cs="Arial"/>
                <w:sz w:val="18"/>
                <w:szCs w:val="18"/>
              </w:rPr>
              <w:t>Dirección de Gobierno en línea</w:t>
            </w:r>
          </w:p>
          <w:p w:rsidR="00C72991" w:rsidRPr="00DF55F8" w:rsidDel="00B61FC3" w:rsidRDefault="00C72991" w:rsidP="00C72991">
            <w:pPr>
              <w:tabs>
                <w:tab w:val="left" w:pos="2880"/>
              </w:tabs>
              <w:ind w:right="178"/>
              <w:jc w:val="both"/>
              <w:rPr>
                <w:del w:id="9" w:author="Carolina Fajardo" w:date="2014-11-20T10:36:00Z"/>
                <w:rFonts w:ascii="Arial" w:hAnsi="Arial" w:cs="Arial"/>
                <w:color w:val="548DD4" w:themeColor="text2" w:themeTint="99"/>
                <w:sz w:val="18"/>
                <w:szCs w:val="18"/>
              </w:rPr>
            </w:pPr>
          </w:p>
          <w:p w:rsidR="00C72991" w:rsidRPr="00DF55F8" w:rsidDel="00B61FC3" w:rsidRDefault="00C72991" w:rsidP="00C72991">
            <w:pPr>
              <w:rPr>
                <w:del w:id="10" w:author="Carolina Fajardo" w:date="2014-11-20T10:36:00Z"/>
                <w:rFonts w:ascii="Arial" w:hAnsi="Arial" w:cs="Arial"/>
                <w:sz w:val="18"/>
                <w:szCs w:val="18"/>
                <w:lang w:val="es-CO"/>
              </w:rPr>
            </w:pPr>
            <w:del w:id="11" w:author="Carolina Fajardo" w:date="2014-11-20T10:36:00Z">
              <w:r w:rsidRPr="00DF55F8" w:rsidDel="00B61FC3">
                <w:rPr>
                  <w:rFonts w:ascii="Arial" w:hAnsi="Arial" w:cs="Arial"/>
                  <w:sz w:val="18"/>
                  <w:szCs w:val="18"/>
                  <w:lang w:val="es-CO"/>
                </w:rPr>
                <w:delText>Fernando Segura</w:delText>
              </w:r>
            </w:del>
          </w:p>
          <w:p w:rsidR="00C72991" w:rsidRPr="00DF55F8" w:rsidDel="00B61FC3" w:rsidRDefault="00C72991" w:rsidP="00C72991">
            <w:pPr>
              <w:rPr>
                <w:del w:id="12" w:author="Carolina Fajardo" w:date="2014-11-20T10:36:00Z"/>
                <w:rFonts w:ascii="Arial" w:hAnsi="Arial" w:cs="Arial"/>
                <w:sz w:val="18"/>
                <w:szCs w:val="18"/>
                <w:lang w:val="es-CO"/>
              </w:rPr>
            </w:pPr>
            <w:del w:id="13" w:author="Carolina Fajardo" w:date="2014-11-20T10:36:00Z">
              <w:r w:rsidRPr="00DF55F8" w:rsidDel="00B61FC3">
                <w:rPr>
                  <w:rFonts w:ascii="Arial" w:hAnsi="Arial" w:cs="Arial"/>
                  <w:sz w:val="18"/>
                  <w:szCs w:val="18"/>
                  <w:lang w:val="es-CO"/>
                </w:rPr>
                <w:delText>Asesor</w:delText>
              </w:r>
            </w:del>
          </w:p>
          <w:p w:rsidR="00B42AD5" w:rsidRPr="00E17509" w:rsidRDefault="00C72991" w:rsidP="00C72991">
            <w:pPr>
              <w:spacing w:after="60"/>
              <w:rPr>
                <w:rFonts w:ascii="Arial" w:hAnsi="Arial" w:cs="Arial"/>
                <w:color w:val="548DD4" w:themeColor="text2" w:themeTint="99"/>
                <w:sz w:val="18"/>
                <w:szCs w:val="18"/>
                <w:lang w:val="es-CO"/>
              </w:rPr>
            </w:pPr>
            <w:del w:id="14" w:author="Carolina Fajardo" w:date="2014-11-20T10:36:00Z">
              <w:r w:rsidRPr="00DF55F8" w:rsidDel="00B61FC3">
                <w:rPr>
                  <w:rFonts w:ascii="Arial" w:hAnsi="Arial" w:cs="Arial"/>
                  <w:sz w:val="18"/>
                  <w:szCs w:val="18"/>
                  <w:lang w:val="es-CO"/>
                </w:rPr>
                <w:delText>Secretaría de Transparencia</w:delText>
              </w:r>
            </w:del>
          </w:p>
        </w:tc>
        <w:tc>
          <w:tcPr>
            <w:tcW w:w="1134" w:type="dxa"/>
            <w:gridSpan w:val="2"/>
            <w:vMerge/>
            <w:tcBorders>
              <w:top w:val="single" w:sz="18" w:space="0" w:color="FFFFFF"/>
              <w:left w:val="single" w:sz="18" w:space="0" w:color="FFFFFF"/>
              <w:bottom w:val="single" w:sz="18" w:space="0" w:color="FFFFFF"/>
              <w:right w:val="nil"/>
            </w:tcBorders>
            <w:vAlign w:val="center"/>
          </w:tcPr>
          <w:p w:rsidR="00B42AD5" w:rsidRPr="00E17509" w:rsidRDefault="00B42AD5">
            <w:pPr>
              <w:rPr>
                <w:rFonts w:ascii="Arial" w:hAnsi="Arial" w:cs="Arial"/>
                <w:sz w:val="18"/>
                <w:szCs w:val="18"/>
              </w:rPr>
            </w:pPr>
          </w:p>
        </w:tc>
        <w:tc>
          <w:tcPr>
            <w:tcW w:w="2884" w:type="dxa"/>
            <w:gridSpan w:val="2"/>
            <w:tcBorders>
              <w:top w:val="single" w:sz="18" w:space="0" w:color="FFFFFF"/>
              <w:left w:val="single" w:sz="18" w:space="0" w:color="FFFFFF"/>
              <w:bottom w:val="single" w:sz="18" w:space="0" w:color="FFFFFF"/>
              <w:right w:val="nil"/>
            </w:tcBorders>
            <w:shd w:val="pct20" w:color="000000" w:fill="FFFFFF"/>
            <w:vAlign w:val="center"/>
          </w:tcPr>
          <w:p w:rsidR="00B42AD5" w:rsidRPr="00E17509" w:rsidRDefault="00B42AD5">
            <w:pPr>
              <w:tabs>
                <w:tab w:val="left" w:pos="2880"/>
              </w:tabs>
              <w:ind w:right="178"/>
              <w:jc w:val="both"/>
              <w:rPr>
                <w:rFonts w:ascii="Arial" w:hAnsi="Arial" w:cs="Arial"/>
                <w:sz w:val="18"/>
                <w:szCs w:val="18"/>
              </w:rPr>
            </w:pPr>
          </w:p>
        </w:tc>
      </w:tr>
      <w:tr w:rsidR="00B42AD5" w:rsidTr="008622C8">
        <w:trPr>
          <w:trHeight w:val="345"/>
          <w:jc w:val="center"/>
        </w:trPr>
        <w:tc>
          <w:tcPr>
            <w:tcW w:w="2365" w:type="dxa"/>
            <w:tcBorders>
              <w:top w:val="single" w:sz="18" w:space="0" w:color="FFFFFF"/>
              <w:left w:val="nil"/>
              <w:bottom w:val="single" w:sz="18" w:space="0" w:color="FFFFFF"/>
              <w:right w:val="single" w:sz="18" w:space="0" w:color="FFFFFF"/>
            </w:tcBorders>
            <w:shd w:val="pct5" w:color="000000" w:fill="FFFFFF"/>
            <w:vAlign w:val="center"/>
            <w:hideMark/>
          </w:tcPr>
          <w:p w:rsidR="00B42AD5" w:rsidRPr="00E17509" w:rsidRDefault="00B42AD5">
            <w:pPr>
              <w:tabs>
                <w:tab w:val="left" w:pos="2880"/>
              </w:tabs>
              <w:ind w:right="178"/>
              <w:jc w:val="both"/>
              <w:rPr>
                <w:rFonts w:ascii="Tahoma" w:hAnsi="Tahoma" w:cs="Tahoma"/>
                <w:color w:val="000000"/>
                <w:sz w:val="18"/>
                <w:szCs w:val="18"/>
              </w:rPr>
            </w:pPr>
            <w:r w:rsidRPr="00E17509">
              <w:rPr>
                <w:rFonts w:ascii="Tahoma" w:hAnsi="Tahoma" w:cs="Tahoma"/>
                <w:color w:val="000000"/>
                <w:sz w:val="18"/>
                <w:szCs w:val="18"/>
              </w:rPr>
              <w:t>Aprobó:</w:t>
            </w:r>
          </w:p>
        </w:tc>
        <w:tc>
          <w:tcPr>
            <w:tcW w:w="3589" w:type="dxa"/>
            <w:gridSpan w:val="3"/>
            <w:tcBorders>
              <w:top w:val="single" w:sz="18" w:space="0" w:color="FFFFFF"/>
              <w:left w:val="single" w:sz="18" w:space="0" w:color="FFFFFF"/>
              <w:bottom w:val="single" w:sz="18" w:space="0" w:color="FFFFFF"/>
              <w:right w:val="nil"/>
            </w:tcBorders>
            <w:shd w:val="pct5" w:color="000000" w:fill="FFFFFF"/>
            <w:vAlign w:val="center"/>
          </w:tcPr>
          <w:p w:rsidR="00B42AD5" w:rsidRPr="00E17509" w:rsidRDefault="00C72991" w:rsidP="00252C8F">
            <w:pPr>
              <w:spacing w:before="60"/>
              <w:rPr>
                <w:rFonts w:ascii="Arial" w:hAnsi="Arial" w:cs="Arial"/>
                <w:sz w:val="18"/>
                <w:szCs w:val="18"/>
                <w:lang w:val="es-CO"/>
              </w:rPr>
            </w:pPr>
            <w:r w:rsidRPr="00E17509">
              <w:rPr>
                <w:rFonts w:ascii="Arial" w:hAnsi="Arial" w:cs="Arial"/>
                <w:sz w:val="18"/>
                <w:szCs w:val="18"/>
                <w:lang w:val="es-CO"/>
              </w:rPr>
              <w:t>Luis Felipe Galeano</w:t>
            </w:r>
          </w:p>
          <w:p w:rsidR="00B42AD5" w:rsidRPr="00E17509" w:rsidRDefault="007D1641" w:rsidP="003A2BD9">
            <w:pPr>
              <w:tabs>
                <w:tab w:val="left" w:pos="2880"/>
              </w:tabs>
              <w:ind w:right="176"/>
              <w:rPr>
                <w:rFonts w:ascii="Arial" w:hAnsi="Arial" w:cs="Arial"/>
                <w:sz w:val="18"/>
                <w:szCs w:val="18"/>
              </w:rPr>
            </w:pPr>
            <w:r w:rsidRPr="00E17509">
              <w:rPr>
                <w:rFonts w:ascii="Arial" w:hAnsi="Arial" w:cs="Arial"/>
                <w:sz w:val="18"/>
                <w:szCs w:val="18"/>
              </w:rPr>
              <w:t>Arquitecto IT</w:t>
            </w:r>
          </w:p>
          <w:p w:rsidR="00B42AD5" w:rsidRPr="00E17509" w:rsidRDefault="00B42AD5" w:rsidP="003A2BD9">
            <w:pPr>
              <w:tabs>
                <w:tab w:val="left" w:pos="2880"/>
              </w:tabs>
              <w:ind w:right="176"/>
              <w:rPr>
                <w:rFonts w:ascii="Arial" w:hAnsi="Arial" w:cs="Arial"/>
                <w:sz w:val="18"/>
                <w:szCs w:val="18"/>
              </w:rPr>
            </w:pPr>
            <w:r w:rsidRPr="00E17509">
              <w:rPr>
                <w:rFonts w:ascii="Arial" w:hAnsi="Arial" w:cs="Arial"/>
                <w:sz w:val="18"/>
                <w:szCs w:val="18"/>
              </w:rPr>
              <w:t>Consorcio S&amp;M</w:t>
            </w:r>
          </w:p>
          <w:p w:rsidR="00B42AD5" w:rsidRPr="00E17509" w:rsidRDefault="00B42AD5" w:rsidP="003A2BD9">
            <w:pPr>
              <w:tabs>
                <w:tab w:val="left" w:pos="2880"/>
              </w:tabs>
              <w:ind w:right="178"/>
              <w:rPr>
                <w:rFonts w:ascii="Arial" w:hAnsi="Arial" w:cs="Arial"/>
                <w:sz w:val="18"/>
                <w:szCs w:val="18"/>
              </w:rPr>
            </w:pPr>
          </w:p>
          <w:p w:rsidR="00B42AD5" w:rsidRPr="00E17509" w:rsidRDefault="00C72991" w:rsidP="00B42AD5">
            <w:pPr>
              <w:rPr>
                <w:rFonts w:ascii="Arial" w:hAnsi="Arial" w:cs="Arial"/>
                <w:sz w:val="18"/>
                <w:szCs w:val="18"/>
                <w:lang w:val="es-CO"/>
              </w:rPr>
            </w:pPr>
            <w:r w:rsidRPr="00E17509">
              <w:rPr>
                <w:rFonts w:ascii="Arial" w:hAnsi="Arial" w:cs="Arial"/>
                <w:sz w:val="18"/>
                <w:szCs w:val="18"/>
                <w:lang w:val="es-CO"/>
              </w:rPr>
              <w:t>Rafael Londoño</w:t>
            </w:r>
          </w:p>
          <w:p w:rsidR="00B42AD5" w:rsidRPr="00E17509" w:rsidRDefault="007D1641" w:rsidP="00252C8F">
            <w:pPr>
              <w:tabs>
                <w:tab w:val="left" w:pos="2880"/>
              </w:tabs>
              <w:spacing w:after="60"/>
              <w:ind w:right="176"/>
              <w:jc w:val="both"/>
              <w:rPr>
                <w:rFonts w:ascii="Arial" w:hAnsi="Arial" w:cs="Arial"/>
                <w:color w:val="548DD4" w:themeColor="text2" w:themeTint="99"/>
                <w:sz w:val="18"/>
                <w:szCs w:val="18"/>
              </w:rPr>
            </w:pPr>
            <w:r w:rsidRPr="00E17509">
              <w:rPr>
                <w:rFonts w:ascii="Arial" w:hAnsi="Arial" w:cs="Arial"/>
                <w:sz w:val="18"/>
                <w:szCs w:val="18"/>
              </w:rPr>
              <w:t>Dirección de Gobierno en línea</w:t>
            </w:r>
          </w:p>
        </w:tc>
        <w:tc>
          <w:tcPr>
            <w:tcW w:w="1134" w:type="dxa"/>
            <w:gridSpan w:val="2"/>
            <w:vMerge/>
            <w:tcBorders>
              <w:top w:val="single" w:sz="18" w:space="0" w:color="FFFFFF"/>
              <w:left w:val="single" w:sz="18" w:space="0" w:color="FFFFFF"/>
              <w:bottom w:val="single" w:sz="18" w:space="0" w:color="FFFFFF"/>
              <w:right w:val="nil"/>
            </w:tcBorders>
            <w:vAlign w:val="center"/>
          </w:tcPr>
          <w:p w:rsidR="00B42AD5" w:rsidRPr="00E17509" w:rsidRDefault="00B42AD5">
            <w:pPr>
              <w:rPr>
                <w:rFonts w:ascii="Arial" w:hAnsi="Arial" w:cs="Arial"/>
                <w:sz w:val="18"/>
                <w:szCs w:val="18"/>
              </w:rPr>
            </w:pPr>
          </w:p>
        </w:tc>
        <w:tc>
          <w:tcPr>
            <w:tcW w:w="2884" w:type="dxa"/>
            <w:gridSpan w:val="2"/>
            <w:tcBorders>
              <w:top w:val="single" w:sz="18" w:space="0" w:color="FFFFFF"/>
              <w:left w:val="single" w:sz="18" w:space="0" w:color="FFFFFF"/>
              <w:bottom w:val="single" w:sz="18" w:space="0" w:color="FFFFFF"/>
              <w:right w:val="nil"/>
            </w:tcBorders>
            <w:shd w:val="pct5" w:color="000000" w:fill="FFFFFF"/>
            <w:vAlign w:val="center"/>
          </w:tcPr>
          <w:p w:rsidR="00B42AD5" w:rsidRPr="00E17509" w:rsidRDefault="00B42AD5">
            <w:pPr>
              <w:tabs>
                <w:tab w:val="left" w:pos="2880"/>
              </w:tabs>
              <w:ind w:right="176"/>
              <w:jc w:val="both"/>
              <w:rPr>
                <w:rFonts w:ascii="Arial" w:hAnsi="Arial" w:cs="Arial"/>
                <w:sz w:val="18"/>
                <w:szCs w:val="18"/>
              </w:rPr>
            </w:pPr>
          </w:p>
        </w:tc>
      </w:tr>
      <w:tr w:rsidR="00B42AD5" w:rsidTr="007D1641">
        <w:trPr>
          <w:trHeight w:val="367"/>
          <w:jc w:val="center"/>
        </w:trPr>
        <w:tc>
          <w:tcPr>
            <w:tcW w:w="2365" w:type="dxa"/>
            <w:tcBorders>
              <w:top w:val="single" w:sz="18" w:space="0" w:color="FFFFFF"/>
              <w:left w:val="nil"/>
              <w:bottom w:val="single" w:sz="18" w:space="0" w:color="FFFFFF"/>
              <w:right w:val="single" w:sz="18" w:space="0" w:color="FFFFFF"/>
            </w:tcBorders>
            <w:shd w:val="pct5" w:color="000000" w:fill="FFFFFF"/>
            <w:vAlign w:val="center"/>
            <w:hideMark/>
          </w:tcPr>
          <w:p w:rsidR="00B42AD5" w:rsidRPr="00E17509" w:rsidRDefault="00B42AD5">
            <w:pPr>
              <w:tabs>
                <w:tab w:val="left" w:pos="2880"/>
              </w:tabs>
              <w:ind w:right="178"/>
              <w:rPr>
                <w:rFonts w:ascii="Tahoma" w:hAnsi="Tahoma" w:cs="Tahoma"/>
                <w:color w:val="000000"/>
                <w:sz w:val="18"/>
                <w:szCs w:val="18"/>
              </w:rPr>
            </w:pPr>
            <w:r w:rsidRPr="00E17509">
              <w:rPr>
                <w:rFonts w:ascii="Tahoma" w:hAnsi="Tahoma" w:cs="Tahoma"/>
                <w:color w:val="000000"/>
                <w:sz w:val="18"/>
                <w:szCs w:val="18"/>
              </w:rPr>
              <w:t>Información Adicional:</w:t>
            </w:r>
          </w:p>
        </w:tc>
        <w:tc>
          <w:tcPr>
            <w:tcW w:w="7607" w:type="dxa"/>
            <w:gridSpan w:val="7"/>
            <w:tcBorders>
              <w:top w:val="single" w:sz="18" w:space="0" w:color="FFFFFF"/>
              <w:left w:val="single" w:sz="18" w:space="0" w:color="FFFFFF"/>
              <w:bottom w:val="single" w:sz="18" w:space="0" w:color="FFFFFF"/>
              <w:right w:val="nil"/>
            </w:tcBorders>
            <w:shd w:val="pct5" w:color="000000" w:fill="FFFFFF"/>
            <w:vAlign w:val="center"/>
          </w:tcPr>
          <w:p w:rsidR="00B42AD5" w:rsidRPr="00E17509" w:rsidRDefault="007D1641" w:rsidP="007D1641">
            <w:pPr>
              <w:tabs>
                <w:tab w:val="left" w:pos="2880"/>
              </w:tabs>
              <w:ind w:right="178"/>
              <w:rPr>
                <w:rFonts w:ascii="Arial" w:hAnsi="Arial" w:cs="Arial"/>
                <w:color w:val="000000"/>
                <w:sz w:val="18"/>
                <w:szCs w:val="18"/>
              </w:rPr>
            </w:pPr>
            <w:r w:rsidRPr="00E17509">
              <w:rPr>
                <w:rFonts w:ascii="Arial" w:hAnsi="Arial" w:cs="Arial"/>
                <w:color w:val="000000"/>
                <w:sz w:val="18"/>
                <w:szCs w:val="18"/>
              </w:rPr>
              <w:t>No Aplica</w:t>
            </w:r>
          </w:p>
        </w:tc>
      </w:tr>
      <w:tr w:rsidR="00B42AD5" w:rsidTr="00C72991">
        <w:trPr>
          <w:trHeight w:val="949"/>
          <w:jc w:val="center"/>
        </w:trPr>
        <w:tc>
          <w:tcPr>
            <w:tcW w:w="2365" w:type="dxa"/>
            <w:tcBorders>
              <w:top w:val="single" w:sz="18" w:space="0" w:color="FFFFFF"/>
              <w:left w:val="nil"/>
              <w:bottom w:val="single" w:sz="18" w:space="0" w:color="FFFFFF"/>
              <w:right w:val="single" w:sz="18" w:space="0" w:color="FFFFFF"/>
            </w:tcBorders>
            <w:shd w:val="pct20" w:color="000000" w:fill="FFFFFF"/>
            <w:vAlign w:val="center"/>
            <w:hideMark/>
          </w:tcPr>
          <w:p w:rsidR="00B42AD5" w:rsidRPr="00E17509" w:rsidRDefault="00B42AD5">
            <w:pPr>
              <w:tabs>
                <w:tab w:val="left" w:pos="2880"/>
              </w:tabs>
              <w:ind w:right="178"/>
              <w:rPr>
                <w:rFonts w:ascii="Tahoma" w:hAnsi="Tahoma" w:cs="Tahoma"/>
                <w:color w:val="000000"/>
                <w:sz w:val="18"/>
                <w:szCs w:val="18"/>
              </w:rPr>
            </w:pPr>
            <w:r w:rsidRPr="00E17509">
              <w:rPr>
                <w:rFonts w:ascii="Tahoma" w:hAnsi="Tahoma" w:cs="Tahoma"/>
                <w:color w:val="000000"/>
                <w:sz w:val="18"/>
                <w:szCs w:val="18"/>
              </w:rPr>
              <w:t>Ubicación:</w:t>
            </w:r>
          </w:p>
        </w:tc>
        <w:tc>
          <w:tcPr>
            <w:tcW w:w="7607" w:type="dxa"/>
            <w:gridSpan w:val="7"/>
            <w:tcBorders>
              <w:top w:val="single" w:sz="18" w:space="0" w:color="FFFFFF"/>
              <w:left w:val="single" w:sz="18" w:space="0" w:color="FFFFFF"/>
              <w:bottom w:val="single" w:sz="18" w:space="0" w:color="FFFFFF"/>
              <w:right w:val="nil"/>
            </w:tcBorders>
            <w:shd w:val="pct20" w:color="000000" w:fill="FFFFFF"/>
            <w:vAlign w:val="center"/>
          </w:tcPr>
          <w:p w:rsidR="00B42AD5" w:rsidRPr="00E17509" w:rsidRDefault="00C72991" w:rsidP="00C72991">
            <w:pPr>
              <w:spacing w:before="60" w:after="60"/>
              <w:rPr>
                <w:rFonts w:ascii="Arial" w:hAnsi="Arial" w:cs="Arial"/>
                <w:sz w:val="18"/>
                <w:szCs w:val="18"/>
              </w:rPr>
            </w:pPr>
            <w:r w:rsidRPr="00684F57">
              <w:rPr>
                <w:rStyle w:val="EstiloArial"/>
                <w:rFonts w:cs="Arial"/>
                <w:sz w:val="18"/>
                <w:szCs w:val="18"/>
              </w:rPr>
              <w:t>El archivo magnético asociado al documento está localizado en el repositorio de la solución 24– SOLUCIONES MOVILES 4 en la</w:t>
            </w:r>
            <w:r w:rsidRPr="00DF55F8">
              <w:rPr>
                <w:rStyle w:val="EstiloArial"/>
                <w:rFonts w:cs="Arial"/>
                <w:sz w:val="18"/>
                <w:szCs w:val="18"/>
              </w:rPr>
              <w:t xml:space="preserve"> siguiente ruta</w:t>
            </w:r>
            <w:proofErr w:type="gramStart"/>
            <w:r w:rsidRPr="00DF55F8">
              <w:rPr>
                <w:rStyle w:val="EstiloArial"/>
                <w:rFonts w:cs="Arial"/>
                <w:sz w:val="18"/>
                <w:szCs w:val="18"/>
              </w:rPr>
              <w:t>:03</w:t>
            </w:r>
            <w:proofErr w:type="gramEnd"/>
            <w:r w:rsidRPr="00DF55F8">
              <w:rPr>
                <w:rStyle w:val="EstiloArial"/>
                <w:rFonts w:cs="Arial"/>
                <w:sz w:val="18"/>
                <w:szCs w:val="18"/>
              </w:rPr>
              <w:t xml:space="preserve"> Fase de Ejecución / 03 Implementación / 03 Manuales de Operación / 02 Técnicos.</w:t>
            </w:r>
          </w:p>
        </w:tc>
      </w:tr>
    </w:tbl>
    <w:p w:rsidR="007D1641" w:rsidRDefault="007D1641">
      <w:pPr>
        <w:rPr>
          <w:rFonts w:ascii="Tahoma" w:hAnsi="Tahoma"/>
          <w:b/>
        </w:rPr>
      </w:pPr>
      <w:r>
        <w:rPr>
          <w:rFonts w:ascii="Tahoma" w:hAnsi="Tahoma"/>
          <w:b/>
        </w:rPr>
        <w:br w:type="page"/>
      </w:r>
    </w:p>
    <w:p w:rsidR="00F41DF6" w:rsidRDefault="00F41DF6">
      <w:pPr>
        <w:rPr>
          <w:rFonts w:ascii="Tahoma" w:hAnsi="Tahoma"/>
          <w:b/>
        </w:rPr>
      </w:pPr>
    </w:p>
    <w:p w:rsidR="00F41DF6" w:rsidRDefault="00F41DF6" w:rsidP="0087108A">
      <w:pPr>
        <w:pStyle w:val="GELTtulogen"/>
      </w:pPr>
      <w:r w:rsidRPr="004468AE">
        <w:t>CONTROL DE CAMBIOS</w:t>
      </w:r>
    </w:p>
    <w:tbl>
      <w:tblPr>
        <w:tblW w:w="7984" w:type="dxa"/>
        <w:jc w:val="center"/>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9"/>
        <w:gridCol w:w="1344"/>
        <w:gridCol w:w="1418"/>
        <w:gridCol w:w="1774"/>
        <w:gridCol w:w="2439"/>
      </w:tblGrid>
      <w:tr w:rsidR="00A10A6F" w:rsidRPr="00EC0A7F" w:rsidTr="00A10A6F">
        <w:trPr>
          <w:tblHeader/>
          <w:jc w:val="center"/>
        </w:trPr>
        <w:tc>
          <w:tcPr>
            <w:tcW w:w="1009" w:type="dxa"/>
            <w:shd w:val="clear" w:color="auto" w:fill="E6E6E6"/>
          </w:tcPr>
          <w:p w:rsidR="00A10A6F" w:rsidRPr="0017503C" w:rsidRDefault="00A10A6F" w:rsidP="00D64E0E">
            <w:pPr>
              <w:jc w:val="center"/>
              <w:rPr>
                <w:rFonts w:ascii="Tahoma" w:eastAsia="Batang" w:hAnsi="Tahoma" w:cs="Tahoma"/>
                <w:b/>
                <w:sz w:val="16"/>
                <w:szCs w:val="16"/>
                <w:lang w:val="es-VE"/>
              </w:rPr>
            </w:pPr>
            <w:r w:rsidRPr="0017503C">
              <w:rPr>
                <w:rFonts w:ascii="Tahoma" w:eastAsia="Batang" w:hAnsi="Tahoma" w:cs="Tahoma"/>
                <w:b/>
                <w:sz w:val="16"/>
                <w:szCs w:val="16"/>
                <w:lang w:val="es-VE"/>
              </w:rPr>
              <w:t>VERSIÓN</w:t>
            </w:r>
          </w:p>
        </w:tc>
        <w:tc>
          <w:tcPr>
            <w:tcW w:w="1344" w:type="dxa"/>
            <w:shd w:val="clear" w:color="auto" w:fill="E6E6E6"/>
          </w:tcPr>
          <w:p w:rsidR="00A10A6F" w:rsidRPr="0017503C" w:rsidRDefault="00A10A6F" w:rsidP="00D64E0E">
            <w:pPr>
              <w:ind w:right="12"/>
              <w:jc w:val="center"/>
              <w:rPr>
                <w:rFonts w:ascii="Tahoma" w:eastAsia="Batang" w:hAnsi="Tahoma" w:cs="Tahoma"/>
                <w:b/>
                <w:sz w:val="16"/>
                <w:szCs w:val="16"/>
                <w:lang w:val="es-VE"/>
              </w:rPr>
            </w:pPr>
            <w:r w:rsidRPr="0017503C">
              <w:rPr>
                <w:rFonts w:ascii="Tahoma" w:eastAsia="Batang" w:hAnsi="Tahoma" w:cs="Tahoma"/>
                <w:b/>
                <w:sz w:val="16"/>
                <w:szCs w:val="16"/>
                <w:lang w:val="es-VE"/>
              </w:rPr>
              <w:t>FECHA</w:t>
            </w:r>
          </w:p>
        </w:tc>
        <w:tc>
          <w:tcPr>
            <w:tcW w:w="1418" w:type="dxa"/>
            <w:shd w:val="clear" w:color="auto" w:fill="E6E6E6"/>
          </w:tcPr>
          <w:p w:rsidR="00A10A6F" w:rsidRPr="0017503C" w:rsidRDefault="00A10A6F" w:rsidP="00D64E0E">
            <w:pPr>
              <w:ind w:right="-48"/>
              <w:jc w:val="center"/>
              <w:rPr>
                <w:rFonts w:ascii="Tahoma" w:eastAsia="Batang" w:hAnsi="Tahoma" w:cs="Tahoma"/>
                <w:b/>
                <w:sz w:val="16"/>
                <w:szCs w:val="16"/>
                <w:lang w:val="es-VE"/>
              </w:rPr>
            </w:pPr>
            <w:r w:rsidRPr="0017503C">
              <w:rPr>
                <w:rFonts w:ascii="Tahoma" w:eastAsia="Batang" w:hAnsi="Tahoma" w:cs="Tahoma"/>
                <w:b/>
                <w:sz w:val="16"/>
                <w:szCs w:val="16"/>
                <w:lang w:val="es-VE"/>
              </w:rPr>
              <w:t>No. SOLICITUD</w:t>
            </w:r>
          </w:p>
        </w:tc>
        <w:tc>
          <w:tcPr>
            <w:tcW w:w="1774" w:type="dxa"/>
            <w:shd w:val="clear" w:color="auto" w:fill="E6E6E6"/>
          </w:tcPr>
          <w:p w:rsidR="00A10A6F" w:rsidRPr="0017503C" w:rsidRDefault="00A10A6F" w:rsidP="00D64E0E">
            <w:pPr>
              <w:ind w:right="-48"/>
              <w:jc w:val="center"/>
              <w:rPr>
                <w:rFonts w:ascii="Tahoma" w:eastAsia="Batang" w:hAnsi="Tahoma" w:cs="Tahoma"/>
                <w:b/>
                <w:sz w:val="16"/>
                <w:szCs w:val="16"/>
                <w:lang w:val="es-VE"/>
              </w:rPr>
            </w:pPr>
            <w:r w:rsidRPr="0017503C">
              <w:rPr>
                <w:rFonts w:ascii="Tahoma" w:eastAsia="Batang" w:hAnsi="Tahoma" w:cs="Tahoma"/>
                <w:b/>
                <w:sz w:val="16"/>
                <w:szCs w:val="16"/>
                <w:lang w:val="es-VE"/>
              </w:rPr>
              <w:t>RESPONSABLE</w:t>
            </w:r>
          </w:p>
        </w:tc>
        <w:tc>
          <w:tcPr>
            <w:tcW w:w="2439" w:type="dxa"/>
            <w:shd w:val="clear" w:color="auto" w:fill="E6E6E6"/>
          </w:tcPr>
          <w:p w:rsidR="00A10A6F" w:rsidRPr="0017503C" w:rsidRDefault="00A10A6F" w:rsidP="00D64E0E">
            <w:pPr>
              <w:ind w:right="12"/>
              <w:jc w:val="center"/>
              <w:rPr>
                <w:rFonts w:ascii="Tahoma" w:eastAsia="Batang" w:hAnsi="Tahoma" w:cs="Tahoma"/>
                <w:b/>
                <w:sz w:val="16"/>
                <w:szCs w:val="16"/>
                <w:lang w:val="es-VE"/>
              </w:rPr>
            </w:pPr>
            <w:r w:rsidRPr="0017503C">
              <w:rPr>
                <w:rFonts w:ascii="Tahoma" w:eastAsia="Batang" w:hAnsi="Tahoma" w:cs="Tahoma"/>
                <w:b/>
                <w:sz w:val="16"/>
                <w:szCs w:val="16"/>
                <w:lang w:val="es-VE"/>
              </w:rPr>
              <w:t>DESCRIPCIÓN</w:t>
            </w:r>
          </w:p>
        </w:tc>
      </w:tr>
      <w:tr w:rsidR="00C72991" w:rsidRPr="00EC0A7F" w:rsidTr="00E56913">
        <w:trPr>
          <w:trHeight w:val="389"/>
          <w:jc w:val="center"/>
        </w:trPr>
        <w:tc>
          <w:tcPr>
            <w:tcW w:w="1009" w:type="dxa"/>
            <w:vAlign w:val="center"/>
          </w:tcPr>
          <w:p w:rsidR="00C72991" w:rsidRPr="00027C8A" w:rsidRDefault="00C72991" w:rsidP="00E56913">
            <w:pPr>
              <w:jc w:val="center"/>
              <w:rPr>
                <w:rFonts w:ascii="Arial" w:hAnsi="Arial" w:cs="Arial"/>
                <w:sz w:val="16"/>
                <w:szCs w:val="16"/>
              </w:rPr>
            </w:pPr>
            <w:r w:rsidRPr="00027C8A">
              <w:rPr>
                <w:rFonts w:ascii="Arial" w:hAnsi="Arial" w:cs="Arial"/>
                <w:sz w:val="16"/>
                <w:szCs w:val="16"/>
              </w:rPr>
              <w:t>1.0</w:t>
            </w:r>
          </w:p>
        </w:tc>
        <w:tc>
          <w:tcPr>
            <w:tcW w:w="1344" w:type="dxa"/>
            <w:vAlign w:val="center"/>
          </w:tcPr>
          <w:p w:rsidR="00C72991" w:rsidRPr="00027C8A" w:rsidRDefault="00C72991" w:rsidP="00E56913">
            <w:pPr>
              <w:jc w:val="center"/>
              <w:rPr>
                <w:rFonts w:ascii="Arial" w:hAnsi="Arial" w:cs="Arial"/>
                <w:sz w:val="16"/>
                <w:szCs w:val="16"/>
              </w:rPr>
            </w:pPr>
            <w:r w:rsidRPr="00027C8A">
              <w:rPr>
                <w:rFonts w:ascii="Arial" w:hAnsi="Arial" w:cs="Arial"/>
                <w:sz w:val="16"/>
                <w:szCs w:val="16"/>
              </w:rPr>
              <w:t>2014-02-06</w:t>
            </w:r>
          </w:p>
        </w:tc>
        <w:tc>
          <w:tcPr>
            <w:tcW w:w="1418" w:type="dxa"/>
            <w:vAlign w:val="center"/>
          </w:tcPr>
          <w:p w:rsidR="00C72991" w:rsidRPr="00C82AAB" w:rsidRDefault="00C72991" w:rsidP="006B3EA1">
            <w:pPr>
              <w:jc w:val="center"/>
              <w:rPr>
                <w:rFonts w:ascii="Arial" w:hAnsi="Arial" w:cs="Arial"/>
                <w:sz w:val="16"/>
                <w:szCs w:val="16"/>
              </w:rPr>
            </w:pPr>
            <w:r w:rsidRPr="00C82AAB">
              <w:rPr>
                <w:rFonts w:ascii="Arial" w:hAnsi="Arial" w:cs="Arial"/>
                <w:sz w:val="16"/>
                <w:szCs w:val="16"/>
              </w:rPr>
              <w:t>No aplica</w:t>
            </w:r>
          </w:p>
        </w:tc>
        <w:tc>
          <w:tcPr>
            <w:tcW w:w="1774" w:type="dxa"/>
            <w:vAlign w:val="center"/>
          </w:tcPr>
          <w:p w:rsidR="00C72991" w:rsidRPr="00C82AAB" w:rsidRDefault="00C72991" w:rsidP="006B3EA1">
            <w:pPr>
              <w:jc w:val="center"/>
              <w:rPr>
                <w:rFonts w:ascii="Arial" w:hAnsi="Arial" w:cs="Arial"/>
                <w:sz w:val="16"/>
                <w:szCs w:val="16"/>
              </w:rPr>
            </w:pPr>
            <w:r w:rsidRPr="00C82AAB">
              <w:rPr>
                <w:rFonts w:ascii="Arial" w:hAnsi="Arial" w:cs="Arial"/>
                <w:sz w:val="16"/>
                <w:szCs w:val="16"/>
              </w:rPr>
              <w:t>UT Software Works</w:t>
            </w:r>
          </w:p>
        </w:tc>
        <w:tc>
          <w:tcPr>
            <w:tcW w:w="2439" w:type="dxa"/>
            <w:vAlign w:val="center"/>
          </w:tcPr>
          <w:p w:rsidR="00C72991" w:rsidRPr="00C82AAB" w:rsidRDefault="00C72991" w:rsidP="006B3EA1">
            <w:pPr>
              <w:rPr>
                <w:rFonts w:ascii="Arial" w:hAnsi="Arial" w:cs="Arial"/>
                <w:sz w:val="16"/>
                <w:szCs w:val="16"/>
              </w:rPr>
            </w:pPr>
            <w:r w:rsidRPr="00C82AAB">
              <w:rPr>
                <w:rFonts w:ascii="Arial" w:hAnsi="Arial" w:cs="Arial"/>
                <w:sz w:val="16"/>
                <w:szCs w:val="16"/>
              </w:rPr>
              <w:t xml:space="preserve">Creación del documento </w:t>
            </w:r>
          </w:p>
        </w:tc>
      </w:tr>
      <w:tr w:rsidR="00E87C4B" w:rsidRPr="00EC0A7F" w:rsidTr="00E56913">
        <w:trPr>
          <w:trHeight w:val="389"/>
          <w:jc w:val="center"/>
        </w:trPr>
        <w:tc>
          <w:tcPr>
            <w:tcW w:w="1009" w:type="dxa"/>
            <w:vAlign w:val="center"/>
          </w:tcPr>
          <w:p w:rsidR="00E87C4B" w:rsidRPr="00027C8A" w:rsidRDefault="00E87C4B" w:rsidP="00E56913">
            <w:pPr>
              <w:jc w:val="center"/>
              <w:rPr>
                <w:rFonts w:ascii="Arial" w:hAnsi="Arial" w:cs="Arial"/>
                <w:sz w:val="16"/>
                <w:szCs w:val="16"/>
              </w:rPr>
            </w:pPr>
            <w:r w:rsidRPr="00027C8A">
              <w:rPr>
                <w:rFonts w:ascii="Arial" w:hAnsi="Arial" w:cs="Arial"/>
                <w:sz w:val="16"/>
                <w:szCs w:val="16"/>
              </w:rPr>
              <w:t xml:space="preserve">1.1 </w:t>
            </w:r>
          </w:p>
        </w:tc>
        <w:tc>
          <w:tcPr>
            <w:tcW w:w="1344" w:type="dxa"/>
            <w:vAlign w:val="center"/>
          </w:tcPr>
          <w:p w:rsidR="00E87C4B" w:rsidRPr="00027C8A" w:rsidRDefault="00E87C4B" w:rsidP="00E56913">
            <w:pPr>
              <w:jc w:val="center"/>
              <w:rPr>
                <w:rFonts w:ascii="Arial" w:hAnsi="Arial" w:cs="Arial"/>
                <w:sz w:val="16"/>
                <w:szCs w:val="16"/>
              </w:rPr>
            </w:pPr>
            <w:r w:rsidRPr="00027C8A">
              <w:rPr>
                <w:rFonts w:ascii="Arial" w:hAnsi="Arial" w:cs="Arial"/>
                <w:sz w:val="16"/>
                <w:szCs w:val="16"/>
              </w:rPr>
              <w:t>2014-02-19</w:t>
            </w:r>
          </w:p>
        </w:tc>
        <w:tc>
          <w:tcPr>
            <w:tcW w:w="1418" w:type="dxa"/>
            <w:vAlign w:val="center"/>
          </w:tcPr>
          <w:p w:rsidR="00E87C4B" w:rsidRPr="00C82AAB" w:rsidRDefault="00E87C4B" w:rsidP="006B3EA1">
            <w:pPr>
              <w:jc w:val="center"/>
              <w:rPr>
                <w:rFonts w:ascii="Arial" w:hAnsi="Arial" w:cs="Arial"/>
                <w:sz w:val="16"/>
                <w:szCs w:val="16"/>
              </w:rPr>
            </w:pPr>
            <w:r>
              <w:rPr>
                <w:rFonts w:ascii="Arial" w:hAnsi="Arial" w:cs="Arial"/>
                <w:sz w:val="16"/>
                <w:szCs w:val="16"/>
              </w:rPr>
              <w:t>No aplica</w:t>
            </w:r>
          </w:p>
        </w:tc>
        <w:tc>
          <w:tcPr>
            <w:tcW w:w="1774" w:type="dxa"/>
            <w:vAlign w:val="center"/>
          </w:tcPr>
          <w:p w:rsidR="00E87C4B" w:rsidRPr="00C82AAB" w:rsidRDefault="00E87C4B" w:rsidP="006B3EA1">
            <w:pPr>
              <w:jc w:val="center"/>
              <w:rPr>
                <w:rFonts w:ascii="Arial" w:hAnsi="Arial" w:cs="Arial"/>
                <w:sz w:val="16"/>
                <w:szCs w:val="16"/>
              </w:rPr>
            </w:pPr>
            <w:r w:rsidRPr="00C82AAB">
              <w:rPr>
                <w:rFonts w:ascii="Arial" w:hAnsi="Arial" w:cs="Arial"/>
                <w:sz w:val="16"/>
                <w:szCs w:val="16"/>
              </w:rPr>
              <w:t>UT Software Works</w:t>
            </w:r>
          </w:p>
        </w:tc>
        <w:tc>
          <w:tcPr>
            <w:tcW w:w="2439" w:type="dxa"/>
            <w:vAlign w:val="center"/>
          </w:tcPr>
          <w:p w:rsidR="00E87C4B" w:rsidRPr="00C82AAB" w:rsidRDefault="00E87C4B" w:rsidP="00DF55F8">
            <w:pPr>
              <w:rPr>
                <w:rFonts w:ascii="Arial" w:hAnsi="Arial" w:cs="Arial"/>
                <w:sz w:val="16"/>
                <w:szCs w:val="16"/>
              </w:rPr>
            </w:pPr>
            <w:r w:rsidRPr="00566A58">
              <w:rPr>
                <w:rFonts w:ascii="Arial" w:hAnsi="Arial" w:cs="Arial"/>
                <w:sz w:val="16"/>
                <w:szCs w:val="16"/>
              </w:rPr>
              <w:t>Ajustes solicitados por la Interventoría</w:t>
            </w:r>
            <w:r w:rsidR="00DF55F8">
              <w:rPr>
                <w:rFonts w:ascii="Arial" w:hAnsi="Arial" w:cs="Arial"/>
                <w:sz w:val="16"/>
                <w:szCs w:val="16"/>
              </w:rPr>
              <w:t>, GEL  y Entidad</w:t>
            </w:r>
          </w:p>
        </w:tc>
      </w:tr>
      <w:tr w:rsidR="00684F57" w:rsidRPr="00EC0A7F" w:rsidTr="00E56913">
        <w:trPr>
          <w:trHeight w:val="389"/>
          <w:jc w:val="center"/>
        </w:trPr>
        <w:tc>
          <w:tcPr>
            <w:tcW w:w="1009" w:type="dxa"/>
            <w:vAlign w:val="center"/>
          </w:tcPr>
          <w:p w:rsidR="00684F57" w:rsidRPr="00027C8A" w:rsidRDefault="00684F57" w:rsidP="00E56913">
            <w:pPr>
              <w:jc w:val="center"/>
              <w:rPr>
                <w:rFonts w:ascii="Arial" w:hAnsi="Arial" w:cs="Arial"/>
                <w:sz w:val="16"/>
                <w:szCs w:val="16"/>
              </w:rPr>
            </w:pPr>
            <w:r w:rsidRPr="00027C8A">
              <w:rPr>
                <w:rFonts w:ascii="Arial" w:hAnsi="Arial" w:cs="Arial"/>
                <w:sz w:val="16"/>
                <w:szCs w:val="16"/>
              </w:rPr>
              <w:t>1.2</w:t>
            </w:r>
          </w:p>
        </w:tc>
        <w:tc>
          <w:tcPr>
            <w:tcW w:w="1344" w:type="dxa"/>
            <w:vAlign w:val="center"/>
          </w:tcPr>
          <w:p w:rsidR="00684F57" w:rsidRPr="00027C8A" w:rsidRDefault="00684F57" w:rsidP="00E56913">
            <w:pPr>
              <w:jc w:val="center"/>
              <w:rPr>
                <w:rFonts w:ascii="Arial" w:hAnsi="Arial" w:cs="Arial"/>
                <w:sz w:val="16"/>
                <w:szCs w:val="16"/>
              </w:rPr>
            </w:pPr>
            <w:r w:rsidRPr="00027C8A">
              <w:rPr>
                <w:rFonts w:ascii="Arial" w:hAnsi="Arial" w:cs="Arial"/>
                <w:sz w:val="16"/>
                <w:szCs w:val="16"/>
              </w:rPr>
              <w:t>2014-04-15</w:t>
            </w:r>
          </w:p>
        </w:tc>
        <w:tc>
          <w:tcPr>
            <w:tcW w:w="1418" w:type="dxa"/>
            <w:vAlign w:val="center"/>
          </w:tcPr>
          <w:p w:rsidR="00684F57" w:rsidRDefault="00684F57" w:rsidP="006B3EA1">
            <w:pPr>
              <w:jc w:val="center"/>
              <w:rPr>
                <w:rFonts w:ascii="Arial" w:hAnsi="Arial" w:cs="Arial"/>
                <w:sz w:val="16"/>
                <w:szCs w:val="16"/>
              </w:rPr>
            </w:pPr>
            <w:r>
              <w:rPr>
                <w:rFonts w:ascii="Arial" w:hAnsi="Arial" w:cs="Arial"/>
                <w:sz w:val="16"/>
                <w:szCs w:val="16"/>
              </w:rPr>
              <w:t>No aplica</w:t>
            </w:r>
          </w:p>
        </w:tc>
        <w:tc>
          <w:tcPr>
            <w:tcW w:w="1774" w:type="dxa"/>
            <w:vAlign w:val="center"/>
          </w:tcPr>
          <w:p w:rsidR="00684F57" w:rsidRPr="00C82AAB" w:rsidRDefault="00684F57" w:rsidP="006B3EA1">
            <w:pPr>
              <w:jc w:val="center"/>
              <w:rPr>
                <w:rFonts w:ascii="Arial" w:hAnsi="Arial" w:cs="Arial"/>
                <w:sz w:val="16"/>
                <w:szCs w:val="16"/>
              </w:rPr>
            </w:pPr>
            <w:r w:rsidRPr="00C82AAB">
              <w:rPr>
                <w:rFonts w:ascii="Arial" w:hAnsi="Arial" w:cs="Arial"/>
                <w:sz w:val="16"/>
                <w:szCs w:val="16"/>
              </w:rPr>
              <w:t>UT Software Works</w:t>
            </w:r>
          </w:p>
        </w:tc>
        <w:tc>
          <w:tcPr>
            <w:tcW w:w="2439" w:type="dxa"/>
            <w:vAlign w:val="center"/>
          </w:tcPr>
          <w:p w:rsidR="00684F57" w:rsidRPr="00566A58" w:rsidRDefault="00684F57" w:rsidP="00DF55F8">
            <w:pPr>
              <w:rPr>
                <w:rFonts w:ascii="Arial" w:hAnsi="Arial" w:cs="Arial"/>
                <w:sz w:val="16"/>
                <w:szCs w:val="16"/>
              </w:rPr>
            </w:pPr>
            <w:r w:rsidRPr="00566A58">
              <w:rPr>
                <w:rFonts w:ascii="Arial" w:hAnsi="Arial" w:cs="Arial"/>
                <w:sz w:val="16"/>
                <w:szCs w:val="16"/>
              </w:rPr>
              <w:t>Ajustes solicitados por la Interventoría</w:t>
            </w:r>
            <w:r>
              <w:rPr>
                <w:rFonts w:ascii="Arial" w:hAnsi="Arial" w:cs="Arial"/>
                <w:sz w:val="16"/>
                <w:szCs w:val="16"/>
              </w:rPr>
              <w:t>, GEL  y Entidad</w:t>
            </w:r>
          </w:p>
        </w:tc>
      </w:tr>
      <w:tr w:rsidR="00E17509" w:rsidRPr="00EC0A7F" w:rsidTr="00E56913">
        <w:trPr>
          <w:trHeight w:val="389"/>
          <w:jc w:val="center"/>
        </w:trPr>
        <w:tc>
          <w:tcPr>
            <w:tcW w:w="1009" w:type="dxa"/>
            <w:vAlign w:val="center"/>
          </w:tcPr>
          <w:p w:rsidR="00E17509" w:rsidRPr="00027C8A" w:rsidRDefault="00E17509" w:rsidP="00E56913">
            <w:pPr>
              <w:jc w:val="center"/>
              <w:rPr>
                <w:rFonts w:ascii="Arial" w:hAnsi="Arial" w:cs="Arial"/>
                <w:sz w:val="16"/>
                <w:szCs w:val="16"/>
              </w:rPr>
            </w:pPr>
            <w:r w:rsidRPr="00027C8A">
              <w:rPr>
                <w:rFonts w:ascii="Arial" w:hAnsi="Arial" w:cs="Arial"/>
                <w:sz w:val="16"/>
                <w:szCs w:val="16"/>
              </w:rPr>
              <w:t>2.0</w:t>
            </w:r>
          </w:p>
        </w:tc>
        <w:tc>
          <w:tcPr>
            <w:tcW w:w="1344" w:type="dxa"/>
            <w:vAlign w:val="center"/>
          </w:tcPr>
          <w:p w:rsidR="00E17509" w:rsidRPr="00027C8A" w:rsidRDefault="00204537" w:rsidP="00E56913">
            <w:pPr>
              <w:jc w:val="center"/>
              <w:rPr>
                <w:rFonts w:ascii="Arial" w:hAnsi="Arial" w:cs="Arial"/>
                <w:sz w:val="16"/>
                <w:szCs w:val="16"/>
              </w:rPr>
            </w:pPr>
            <w:r>
              <w:rPr>
                <w:rFonts w:ascii="Arial" w:hAnsi="Arial" w:cs="Arial"/>
                <w:sz w:val="16"/>
                <w:szCs w:val="16"/>
              </w:rPr>
              <w:t>2014-04-21</w:t>
            </w:r>
          </w:p>
        </w:tc>
        <w:tc>
          <w:tcPr>
            <w:tcW w:w="1418" w:type="dxa"/>
            <w:vAlign w:val="center"/>
          </w:tcPr>
          <w:p w:rsidR="00E17509" w:rsidRDefault="00E17509" w:rsidP="00544D95">
            <w:pPr>
              <w:jc w:val="center"/>
              <w:rPr>
                <w:rFonts w:ascii="Arial" w:hAnsi="Arial" w:cs="Arial"/>
                <w:sz w:val="16"/>
                <w:szCs w:val="16"/>
              </w:rPr>
            </w:pPr>
            <w:r>
              <w:rPr>
                <w:rFonts w:ascii="Arial" w:hAnsi="Arial" w:cs="Arial"/>
                <w:sz w:val="16"/>
                <w:szCs w:val="16"/>
              </w:rPr>
              <w:t>No aplica</w:t>
            </w:r>
          </w:p>
        </w:tc>
        <w:tc>
          <w:tcPr>
            <w:tcW w:w="1774" w:type="dxa"/>
            <w:vAlign w:val="center"/>
          </w:tcPr>
          <w:p w:rsidR="00E17509" w:rsidRPr="00C82AAB" w:rsidRDefault="00E17509" w:rsidP="00544D95">
            <w:pPr>
              <w:jc w:val="center"/>
              <w:rPr>
                <w:rFonts w:ascii="Arial" w:hAnsi="Arial" w:cs="Arial"/>
                <w:sz w:val="16"/>
                <w:szCs w:val="16"/>
              </w:rPr>
            </w:pPr>
            <w:r w:rsidRPr="00C82AAB">
              <w:rPr>
                <w:rFonts w:ascii="Arial" w:hAnsi="Arial" w:cs="Arial"/>
                <w:sz w:val="16"/>
                <w:szCs w:val="16"/>
              </w:rPr>
              <w:t>UT Software Works</w:t>
            </w:r>
          </w:p>
        </w:tc>
        <w:tc>
          <w:tcPr>
            <w:tcW w:w="2439" w:type="dxa"/>
            <w:vAlign w:val="center"/>
          </w:tcPr>
          <w:p w:rsidR="00E17509" w:rsidRPr="00566A58" w:rsidRDefault="00E17509" w:rsidP="00DF55F8">
            <w:pPr>
              <w:rPr>
                <w:rFonts w:ascii="Arial" w:hAnsi="Arial" w:cs="Arial"/>
                <w:sz w:val="16"/>
                <w:szCs w:val="16"/>
              </w:rPr>
            </w:pPr>
            <w:r>
              <w:rPr>
                <w:rFonts w:ascii="Arial" w:hAnsi="Arial" w:cs="Arial"/>
                <w:sz w:val="16"/>
                <w:szCs w:val="16"/>
              </w:rPr>
              <w:t>Aprobación del documento</w:t>
            </w:r>
          </w:p>
        </w:tc>
      </w:tr>
      <w:tr w:rsidR="00B61FC3" w:rsidRPr="00EC0A7F" w:rsidTr="00E56913">
        <w:trPr>
          <w:trHeight w:val="389"/>
          <w:jc w:val="center"/>
          <w:ins w:id="15" w:author="Carolina Fajardo" w:date="2014-11-20T10:37:00Z"/>
        </w:trPr>
        <w:tc>
          <w:tcPr>
            <w:tcW w:w="1009" w:type="dxa"/>
            <w:vAlign w:val="center"/>
          </w:tcPr>
          <w:p w:rsidR="00B61FC3" w:rsidRPr="00027C8A" w:rsidRDefault="00B61FC3" w:rsidP="00E56913">
            <w:pPr>
              <w:jc w:val="center"/>
              <w:rPr>
                <w:ins w:id="16" w:author="Carolina Fajardo" w:date="2014-11-20T10:37:00Z"/>
                <w:rFonts w:ascii="Arial" w:hAnsi="Arial" w:cs="Arial"/>
                <w:sz w:val="16"/>
                <w:szCs w:val="16"/>
              </w:rPr>
            </w:pPr>
            <w:ins w:id="17" w:author="Carolina Fajardo" w:date="2014-11-20T10:37:00Z">
              <w:r>
                <w:rPr>
                  <w:rFonts w:ascii="Arial" w:hAnsi="Arial" w:cs="Arial"/>
                  <w:sz w:val="16"/>
                  <w:szCs w:val="16"/>
                </w:rPr>
                <w:t>2.1</w:t>
              </w:r>
            </w:ins>
          </w:p>
        </w:tc>
        <w:tc>
          <w:tcPr>
            <w:tcW w:w="1344" w:type="dxa"/>
            <w:vAlign w:val="center"/>
          </w:tcPr>
          <w:p w:rsidR="00B61FC3" w:rsidRDefault="00B61FC3" w:rsidP="00E56913">
            <w:pPr>
              <w:jc w:val="center"/>
              <w:rPr>
                <w:ins w:id="18" w:author="Carolina Fajardo" w:date="2014-11-20T10:37:00Z"/>
                <w:rFonts w:ascii="Arial" w:hAnsi="Arial" w:cs="Arial"/>
                <w:sz w:val="16"/>
                <w:szCs w:val="16"/>
              </w:rPr>
            </w:pPr>
            <w:ins w:id="19" w:author="Carolina Fajardo" w:date="2014-11-20T10:37:00Z">
              <w:r>
                <w:rPr>
                  <w:rFonts w:ascii="Arial" w:hAnsi="Arial" w:cs="Arial"/>
                  <w:sz w:val="16"/>
                  <w:szCs w:val="16"/>
                </w:rPr>
                <w:t>2014-11-20</w:t>
              </w:r>
            </w:ins>
          </w:p>
        </w:tc>
        <w:tc>
          <w:tcPr>
            <w:tcW w:w="1418" w:type="dxa"/>
            <w:vAlign w:val="center"/>
          </w:tcPr>
          <w:p w:rsidR="00B61FC3" w:rsidRDefault="00B61FC3" w:rsidP="00544D95">
            <w:pPr>
              <w:jc w:val="center"/>
              <w:rPr>
                <w:ins w:id="20" w:author="Carolina Fajardo" w:date="2014-11-20T10:37:00Z"/>
                <w:rFonts w:ascii="Arial" w:hAnsi="Arial" w:cs="Arial"/>
                <w:sz w:val="16"/>
                <w:szCs w:val="16"/>
              </w:rPr>
            </w:pPr>
            <w:ins w:id="21" w:author="Carolina Fajardo" w:date="2014-11-20T10:37:00Z">
              <w:r>
                <w:rPr>
                  <w:rFonts w:ascii="Arial" w:hAnsi="Arial" w:cs="Arial"/>
                  <w:sz w:val="16"/>
                  <w:szCs w:val="16"/>
                </w:rPr>
                <w:t>No aplica</w:t>
              </w:r>
            </w:ins>
          </w:p>
        </w:tc>
        <w:tc>
          <w:tcPr>
            <w:tcW w:w="1774" w:type="dxa"/>
            <w:vAlign w:val="center"/>
          </w:tcPr>
          <w:p w:rsidR="00B61FC3" w:rsidRPr="00C82AAB" w:rsidRDefault="00B61FC3" w:rsidP="00544D95">
            <w:pPr>
              <w:jc w:val="center"/>
              <w:rPr>
                <w:ins w:id="22" w:author="Carolina Fajardo" w:date="2014-11-20T10:37:00Z"/>
                <w:rFonts w:ascii="Arial" w:hAnsi="Arial" w:cs="Arial"/>
                <w:sz w:val="16"/>
                <w:szCs w:val="16"/>
              </w:rPr>
            </w:pPr>
            <w:ins w:id="23" w:author="Carolina Fajardo" w:date="2014-11-20T10:37:00Z">
              <w:r>
                <w:rPr>
                  <w:rFonts w:ascii="Arial" w:hAnsi="Arial" w:cs="Arial"/>
                  <w:sz w:val="16"/>
                  <w:szCs w:val="16"/>
                </w:rPr>
                <w:t>UT Software Works</w:t>
              </w:r>
            </w:ins>
          </w:p>
        </w:tc>
        <w:tc>
          <w:tcPr>
            <w:tcW w:w="2439" w:type="dxa"/>
            <w:vAlign w:val="center"/>
          </w:tcPr>
          <w:p w:rsidR="00B61FC3" w:rsidRDefault="00B61FC3" w:rsidP="00187632">
            <w:pPr>
              <w:rPr>
                <w:ins w:id="24" w:author="Carolina Fajardo" w:date="2014-11-20T10:37:00Z"/>
                <w:rFonts w:ascii="Arial" w:hAnsi="Arial" w:cs="Arial"/>
                <w:sz w:val="16"/>
                <w:szCs w:val="16"/>
              </w:rPr>
            </w:pPr>
            <w:ins w:id="25" w:author="Carolina Fajardo" w:date="2014-11-20T10:37:00Z">
              <w:r>
                <w:rPr>
                  <w:rFonts w:ascii="Arial" w:hAnsi="Arial" w:cs="Arial"/>
                  <w:sz w:val="16"/>
                  <w:szCs w:val="16"/>
                </w:rPr>
                <w:t xml:space="preserve">Ajustes </w:t>
              </w:r>
            </w:ins>
            <w:ins w:id="26" w:author="Carolina Fajardo" w:date="2014-11-20T11:27:00Z">
              <w:r w:rsidR="00187632">
                <w:rPr>
                  <w:rFonts w:ascii="Arial" w:hAnsi="Arial" w:cs="Arial"/>
                  <w:sz w:val="16"/>
                  <w:szCs w:val="16"/>
                </w:rPr>
                <w:t xml:space="preserve">aclaratorios </w:t>
              </w:r>
            </w:ins>
            <w:ins w:id="27" w:author="Carolina Fajardo" w:date="2014-11-20T10:37:00Z">
              <w:r>
                <w:rPr>
                  <w:rFonts w:ascii="Arial" w:hAnsi="Arial" w:cs="Arial"/>
                  <w:sz w:val="16"/>
                  <w:szCs w:val="16"/>
                </w:rPr>
                <w:t>después de verificación de instalación</w:t>
              </w:r>
            </w:ins>
            <w:ins w:id="28" w:author="Carolina Fajardo" w:date="2014-11-20T11:27:00Z">
              <w:r w:rsidR="00187632">
                <w:rPr>
                  <w:rFonts w:ascii="Arial" w:hAnsi="Arial" w:cs="Arial"/>
                  <w:sz w:val="16"/>
                  <w:szCs w:val="16"/>
                </w:rPr>
                <w:t xml:space="preserve"> en ambiente de producción</w:t>
              </w:r>
            </w:ins>
          </w:p>
        </w:tc>
      </w:tr>
      <w:tr w:rsidR="002A0B77" w:rsidRPr="00EC0A7F" w:rsidTr="00E56913">
        <w:trPr>
          <w:trHeight w:val="389"/>
          <w:jc w:val="center"/>
          <w:ins w:id="29" w:author="Carolina Fajardo" w:date="2014-11-24T09:25:00Z"/>
        </w:trPr>
        <w:tc>
          <w:tcPr>
            <w:tcW w:w="1009" w:type="dxa"/>
            <w:vAlign w:val="center"/>
          </w:tcPr>
          <w:p w:rsidR="002A0B77" w:rsidRDefault="002A0B77" w:rsidP="00E56913">
            <w:pPr>
              <w:jc w:val="center"/>
              <w:rPr>
                <w:ins w:id="30" w:author="Carolina Fajardo" w:date="2014-11-24T09:25:00Z"/>
                <w:rFonts w:ascii="Arial" w:hAnsi="Arial" w:cs="Arial"/>
                <w:sz w:val="16"/>
                <w:szCs w:val="16"/>
              </w:rPr>
            </w:pPr>
            <w:ins w:id="31" w:author="Carolina Fajardo" w:date="2014-11-24T09:25:00Z">
              <w:r>
                <w:rPr>
                  <w:rFonts w:ascii="Arial" w:hAnsi="Arial" w:cs="Arial"/>
                  <w:sz w:val="16"/>
                  <w:szCs w:val="16"/>
                </w:rPr>
                <w:t>2.2</w:t>
              </w:r>
            </w:ins>
          </w:p>
        </w:tc>
        <w:tc>
          <w:tcPr>
            <w:tcW w:w="1344" w:type="dxa"/>
            <w:vAlign w:val="center"/>
          </w:tcPr>
          <w:p w:rsidR="002A0B77" w:rsidRDefault="002A0B77" w:rsidP="00E56913">
            <w:pPr>
              <w:jc w:val="center"/>
              <w:rPr>
                <w:ins w:id="32" w:author="Carolina Fajardo" w:date="2014-11-24T09:25:00Z"/>
                <w:rFonts w:ascii="Arial" w:hAnsi="Arial" w:cs="Arial"/>
                <w:sz w:val="16"/>
                <w:szCs w:val="16"/>
              </w:rPr>
            </w:pPr>
            <w:ins w:id="33" w:author="Carolina Fajardo" w:date="2014-11-24T09:25:00Z">
              <w:r>
                <w:rPr>
                  <w:rFonts w:ascii="Arial" w:hAnsi="Arial" w:cs="Arial"/>
                  <w:sz w:val="16"/>
                  <w:szCs w:val="16"/>
                </w:rPr>
                <w:t>2014-11-24</w:t>
              </w:r>
            </w:ins>
          </w:p>
        </w:tc>
        <w:tc>
          <w:tcPr>
            <w:tcW w:w="1418" w:type="dxa"/>
            <w:vAlign w:val="center"/>
          </w:tcPr>
          <w:p w:rsidR="002A0B77" w:rsidRDefault="002A0B77" w:rsidP="00544D95">
            <w:pPr>
              <w:jc w:val="center"/>
              <w:rPr>
                <w:ins w:id="34" w:author="Carolina Fajardo" w:date="2014-11-24T09:25:00Z"/>
                <w:rFonts w:ascii="Arial" w:hAnsi="Arial" w:cs="Arial"/>
                <w:sz w:val="16"/>
                <w:szCs w:val="16"/>
              </w:rPr>
            </w:pPr>
            <w:ins w:id="35" w:author="Carolina Fajardo" w:date="2014-11-24T09:25:00Z">
              <w:r>
                <w:rPr>
                  <w:rFonts w:ascii="Arial" w:hAnsi="Arial" w:cs="Arial"/>
                  <w:sz w:val="16"/>
                  <w:szCs w:val="16"/>
                </w:rPr>
                <w:t>No aplica</w:t>
              </w:r>
            </w:ins>
          </w:p>
        </w:tc>
        <w:tc>
          <w:tcPr>
            <w:tcW w:w="1774" w:type="dxa"/>
            <w:vAlign w:val="center"/>
          </w:tcPr>
          <w:p w:rsidR="002A0B77" w:rsidRDefault="002A0B77" w:rsidP="00544D95">
            <w:pPr>
              <w:jc w:val="center"/>
              <w:rPr>
                <w:ins w:id="36" w:author="Carolina Fajardo" w:date="2014-11-24T09:25:00Z"/>
                <w:rFonts w:ascii="Arial" w:hAnsi="Arial" w:cs="Arial"/>
                <w:sz w:val="16"/>
                <w:szCs w:val="16"/>
              </w:rPr>
            </w:pPr>
            <w:ins w:id="37" w:author="Carolina Fajardo" w:date="2014-11-24T09:25:00Z">
              <w:r>
                <w:rPr>
                  <w:rFonts w:ascii="Arial" w:hAnsi="Arial" w:cs="Arial"/>
                  <w:sz w:val="16"/>
                  <w:szCs w:val="16"/>
                </w:rPr>
                <w:t>UT Software Works</w:t>
              </w:r>
            </w:ins>
          </w:p>
        </w:tc>
        <w:tc>
          <w:tcPr>
            <w:tcW w:w="2439" w:type="dxa"/>
            <w:vAlign w:val="center"/>
          </w:tcPr>
          <w:p w:rsidR="002A0B77" w:rsidRDefault="002A0B77" w:rsidP="00187632">
            <w:pPr>
              <w:rPr>
                <w:ins w:id="38" w:author="Carolina Fajardo" w:date="2014-11-24T09:25:00Z"/>
                <w:rFonts w:ascii="Arial" w:hAnsi="Arial" w:cs="Arial"/>
                <w:sz w:val="16"/>
                <w:szCs w:val="16"/>
              </w:rPr>
            </w:pPr>
            <w:ins w:id="39" w:author="Carolina Fajardo" w:date="2014-11-24T09:25:00Z">
              <w:r>
                <w:rPr>
                  <w:rFonts w:ascii="Arial" w:hAnsi="Arial" w:cs="Arial"/>
                  <w:sz w:val="16"/>
                  <w:szCs w:val="16"/>
                </w:rPr>
                <w:t>Ajustes solicitados por Interventoría y GEL</w:t>
              </w:r>
            </w:ins>
          </w:p>
        </w:tc>
      </w:tr>
    </w:tbl>
    <w:p w:rsidR="00F41DF6" w:rsidRDefault="00F41DF6" w:rsidP="00F41DF6">
      <w:pPr>
        <w:ind w:right="176"/>
        <w:rPr>
          <w:rFonts w:ascii="Tahoma" w:hAnsi="Tahoma" w:cs="Tahoma"/>
        </w:rPr>
      </w:pPr>
    </w:p>
    <w:p w:rsidR="00BF582D" w:rsidRDefault="00F41DF6" w:rsidP="00BF582D">
      <w:pPr>
        <w:pStyle w:val="GELTtulogen"/>
      </w:pPr>
      <w:r>
        <w:br w:type="page"/>
      </w:r>
    </w:p>
    <w:p w:rsidR="00BF582D" w:rsidRDefault="00BF582D" w:rsidP="00BF582D">
      <w:pPr>
        <w:pStyle w:val="GELTtulogen"/>
      </w:pPr>
    </w:p>
    <w:p w:rsidR="00F41DF6" w:rsidRPr="00BF582D" w:rsidRDefault="00F41DF6" w:rsidP="00BF582D">
      <w:pPr>
        <w:pStyle w:val="GELTtulogen"/>
      </w:pPr>
      <w:r w:rsidRPr="00BF582D">
        <w:t>TABLA DE CONTENIDO</w:t>
      </w:r>
    </w:p>
    <w:p w:rsidR="002A0B77" w:rsidRDefault="00F3732D">
      <w:pPr>
        <w:pStyle w:val="TDC1"/>
        <w:tabs>
          <w:tab w:val="left" w:pos="403"/>
        </w:tabs>
        <w:rPr>
          <w:ins w:id="40" w:author="Carolina Fajardo" w:date="2014-11-24T09:30:00Z"/>
          <w:rFonts w:asciiTheme="minorHAnsi" w:hAnsiTheme="minorHAnsi"/>
          <w:lang w:val="es-CO" w:eastAsia="es-CO"/>
        </w:rPr>
      </w:pPr>
      <w:r>
        <w:fldChar w:fldCharType="begin"/>
      </w:r>
      <w:r>
        <w:instrText xml:space="preserve"> TOC \h \z </w:instrText>
      </w:r>
      <w:r>
        <w:fldChar w:fldCharType="separate"/>
      </w:r>
      <w:ins w:id="41" w:author="Carolina Fajardo" w:date="2014-11-24T09:30:00Z">
        <w:r w:rsidR="002A0B77" w:rsidRPr="00056405">
          <w:rPr>
            <w:rStyle w:val="Hipervnculo"/>
          </w:rPr>
          <w:fldChar w:fldCharType="begin"/>
        </w:r>
        <w:r w:rsidR="002A0B77" w:rsidRPr="00056405">
          <w:rPr>
            <w:rStyle w:val="Hipervnculo"/>
          </w:rPr>
          <w:instrText xml:space="preserve"> </w:instrText>
        </w:r>
        <w:r w:rsidR="002A0B77">
          <w:instrText>HYPERLINK \l "_Toc404584779"</w:instrText>
        </w:r>
        <w:r w:rsidR="002A0B77" w:rsidRPr="00056405">
          <w:rPr>
            <w:rStyle w:val="Hipervnculo"/>
          </w:rPr>
          <w:instrText xml:space="preserve"> </w:instrText>
        </w:r>
        <w:r w:rsidR="002A0B77" w:rsidRPr="00056405">
          <w:rPr>
            <w:rStyle w:val="Hipervnculo"/>
          </w:rPr>
        </w:r>
        <w:r w:rsidR="002A0B77" w:rsidRPr="00056405">
          <w:rPr>
            <w:rStyle w:val="Hipervnculo"/>
          </w:rPr>
          <w:fldChar w:fldCharType="separate"/>
        </w:r>
        <w:r w:rsidR="002A0B77" w:rsidRPr="00056405">
          <w:rPr>
            <w:rStyle w:val="Hipervnculo"/>
          </w:rPr>
          <w:t>1.</w:t>
        </w:r>
        <w:r w:rsidR="002A0B77">
          <w:rPr>
            <w:rFonts w:asciiTheme="minorHAnsi" w:hAnsiTheme="minorHAnsi"/>
            <w:lang w:val="es-CO" w:eastAsia="es-CO"/>
          </w:rPr>
          <w:tab/>
        </w:r>
        <w:r w:rsidR="002A0B77" w:rsidRPr="00056405">
          <w:rPr>
            <w:rStyle w:val="Hipervnculo"/>
          </w:rPr>
          <w:t>AUDIENCIA</w:t>
        </w:r>
        <w:r w:rsidR="002A0B77">
          <w:rPr>
            <w:webHidden/>
          </w:rPr>
          <w:tab/>
        </w:r>
        <w:r w:rsidR="002A0B77">
          <w:rPr>
            <w:webHidden/>
          </w:rPr>
          <w:fldChar w:fldCharType="begin"/>
        </w:r>
        <w:r w:rsidR="002A0B77">
          <w:rPr>
            <w:webHidden/>
          </w:rPr>
          <w:instrText xml:space="preserve"> PAGEREF _Toc404584779 \h </w:instrText>
        </w:r>
        <w:r w:rsidR="002A0B77">
          <w:rPr>
            <w:webHidden/>
          </w:rPr>
        </w:r>
      </w:ins>
      <w:r w:rsidR="002A0B77">
        <w:rPr>
          <w:webHidden/>
        </w:rPr>
        <w:fldChar w:fldCharType="separate"/>
      </w:r>
      <w:ins w:id="42" w:author="Carolina Fajardo" w:date="2014-11-24T09:30:00Z">
        <w:r w:rsidR="002A0B77">
          <w:rPr>
            <w:webHidden/>
          </w:rPr>
          <w:t>10</w:t>
        </w:r>
        <w:r w:rsidR="002A0B77">
          <w:rPr>
            <w:webHidden/>
          </w:rPr>
          <w:fldChar w:fldCharType="end"/>
        </w:r>
        <w:r w:rsidR="002A0B77" w:rsidRPr="00056405">
          <w:rPr>
            <w:rStyle w:val="Hipervnculo"/>
          </w:rPr>
          <w:fldChar w:fldCharType="end"/>
        </w:r>
      </w:ins>
    </w:p>
    <w:p w:rsidR="002A0B77" w:rsidRDefault="002A0B77">
      <w:pPr>
        <w:pStyle w:val="TDC1"/>
        <w:tabs>
          <w:tab w:val="left" w:pos="403"/>
        </w:tabs>
        <w:rPr>
          <w:ins w:id="43" w:author="Carolina Fajardo" w:date="2014-11-24T09:30:00Z"/>
          <w:rFonts w:asciiTheme="minorHAnsi" w:hAnsiTheme="minorHAnsi"/>
          <w:lang w:val="es-CO" w:eastAsia="es-CO"/>
        </w:rPr>
      </w:pPr>
      <w:ins w:id="44" w:author="Carolina Fajardo" w:date="2014-11-24T09:30:00Z">
        <w:r w:rsidRPr="00056405">
          <w:rPr>
            <w:rStyle w:val="Hipervnculo"/>
          </w:rPr>
          <w:fldChar w:fldCharType="begin"/>
        </w:r>
        <w:r w:rsidRPr="00056405">
          <w:rPr>
            <w:rStyle w:val="Hipervnculo"/>
          </w:rPr>
          <w:instrText xml:space="preserve"> </w:instrText>
        </w:r>
        <w:r>
          <w:instrText>HYPERLINK \l "_Toc404584780"</w:instrText>
        </w:r>
        <w:r w:rsidRPr="00056405">
          <w:rPr>
            <w:rStyle w:val="Hipervnculo"/>
          </w:rPr>
          <w:instrText xml:space="preserve"> </w:instrText>
        </w:r>
        <w:r w:rsidRPr="00056405">
          <w:rPr>
            <w:rStyle w:val="Hipervnculo"/>
          </w:rPr>
        </w:r>
        <w:r w:rsidRPr="00056405">
          <w:rPr>
            <w:rStyle w:val="Hipervnculo"/>
          </w:rPr>
          <w:fldChar w:fldCharType="separate"/>
        </w:r>
        <w:r w:rsidRPr="00056405">
          <w:rPr>
            <w:rStyle w:val="Hipervnculo"/>
          </w:rPr>
          <w:t>2.</w:t>
        </w:r>
        <w:r>
          <w:rPr>
            <w:rFonts w:asciiTheme="minorHAnsi" w:hAnsiTheme="minorHAnsi"/>
            <w:lang w:val="es-CO" w:eastAsia="es-CO"/>
          </w:rPr>
          <w:tab/>
        </w:r>
        <w:r w:rsidRPr="00056405">
          <w:rPr>
            <w:rStyle w:val="Hipervnculo"/>
          </w:rPr>
          <w:t>INTRODUCCIÓN</w:t>
        </w:r>
        <w:r>
          <w:rPr>
            <w:webHidden/>
          </w:rPr>
          <w:tab/>
        </w:r>
        <w:r>
          <w:rPr>
            <w:webHidden/>
          </w:rPr>
          <w:fldChar w:fldCharType="begin"/>
        </w:r>
        <w:r>
          <w:rPr>
            <w:webHidden/>
          </w:rPr>
          <w:instrText xml:space="preserve"> PAGEREF _Toc404584780 \h </w:instrText>
        </w:r>
        <w:r>
          <w:rPr>
            <w:webHidden/>
          </w:rPr>
        </w:r>
      </w:ins>
      <w:r>
        <w:rPr>
          <w:webHidden/>
        </w:rPr>
        <w:fldChar w:fldCharType="separate"/>
      </w:r>
      <w:ins w:id="45" w:author="Carolina Fajardo" w:date="2014-11-24T09:30:00Z">
        <w:r>
          <w:rPr>
            <w:webHidden/>
          </w:rPr>
          <w:t>11</w:t>
        </w:r>
        <w:r>
          <w:rPr>
            <w:webHidden/>
          </w:rPr>
          <w:fldChar w:fldCharType="end"/>
        </w:r>
        <w:r w:rsidRPr="00056405">
          <w:rPr>
            <w:rStyle w:val="Hipervnculo"/>
          </w:rPr>
          <w:fldChar w:fldCharType="end"/>
        </w:r>
      </w:ins>
    </w:p>
    <w:p w:rsidR="002A0B77" w:rsidRDefault="002A0B77">
      <w:pPr>
        <w:pStyle w:val="TDC1"/>
        <w:tabs>
          <w:tab w:val="left" w:pos="403"/>
        </w:tabs>
        <w:rPr>
          <w:ins w:id="46" w:author="Carolina Fajardo" w:date="2014-11-24T09:30:00Z"/>
          <w:rFonts w:asciiTheme="minorHAnsi" w:hAnsiTheme="minorHAnsi"/>
          <w:lang w:val="es-CO" w:eastAsia="es-CO"/>
        </w:rPr>
      </w:pPr>
      <w:ins w:id="47" w:author="Carolina Fajardo" w:date="2014-11-24T09:30:00Z">
        <w:r w:rsidRPr="00056405">
          <w:rPr>
            <w:rStyle w:val="Hipervnculo"/>
          </w:rPr>
          <w:fldChar w:fldCharType="begin"/>
        </w:r>
        <w:r w:rsidRPr="00056405">
          <w:rPr>
            <w:rStyle w:val="Hipervnculo"/>
          </w:rPr>
          <w:instrText xml:space="preserve"> </w:instrText>
        </w:r>
        <w:r>
          <w:instrText>HYPERLINK \l "_Toc404584781"</w:instrText>
        </w:r>
        <w:r w:rsidRPr="00056405">
          <w:rPr>
            <w:rStyle w:val="Hipervnculo"/>
          </w:rPr>
          <w:instrText xml:space="preserve"> </w:instrText>
        </w:r>
        <w:r w:rsidRPr="00056405">
          <w:rPr>
            <w:rStyle w:val="Hipervnculo"/>
          </w:rPr>
        </w:r>
        <w:r w:rsidRPr="00056405">
          <w:rPr>
            <w:rStyle w:val="Hipervnculo"/>
          </w:rPr>
          <w:fldChar w:fldCharType="separate"/>
        </w:r>
        <w:r w:rsidRPr="00056405">
          <w:rPr>
            <w:rStyle w:val="Hipervnculo"/>
          </w:rPr>
          <w:t>3.</w:t>
        </w:r>
        <w:r>
          <w:rPr>
            <w:rFonts w:asciiTheme="minorHAnsi" w:hAnsiTheme="minorHAnsi"/>
            <w:lang w:val="es-CO" w:eastAsia="es-CO"/>
          </w:rPr>
          <w:tab/>
        </w:r>
        <w:r w:rsidRPr="00056405">
          <w:rPr>
            <w:rStyle w:val="Hipervnculo"/>
          </w:rPr>
          <w:t>PREREQUISITOS</w:t>
        </w:r>
        <w:r>
          <w:rPr>
            <w:webHidden/>
          </w:rPr>
          <w:tab/>
        </w:r>
        <w:r>
          <w:rPr>
            <w:webHidden/>
          </w:rPr>
          <w:fldChar w:fldCharType="begin"/>
        </w:r>
        <w:r>
          <w:rPr>
            <w:webHidden/>
          </w:rPr>
          <w:instrText xml:space="preserve"> PAGEREF _Toc404584781 \h </w:instrText>
        </w:r>
        <w:r>
          <w:rPr>
            <w:webHidden/>
          </w:rPr>
        </w:r>
      </w:ins>
      <w:r>
        <w:rPr>
          <w:webHidden/>
        </w:rPr>
        <w:fldChar w:fldCharType="separate"/>
      </w:r>
      <w:ins w:id="48" w:author="Carolina Fajardo" w:date="2014-11-24T09:30:00Z">
        <w:r>
          <w:rPr>
            <w:webHidden/>
          </w:rPr>
          <w:t>12</w:t>
        </w:r>
        <w:r>
          <w:rPr>
            <w:webHidden/>
          </w:rPr>
          <w:fldChar w:fldCharType="end"/>
        </w:r>
        <w:r w:rsidRPr="00056405">
          <w:rPr>
            <w:rStyle w:val="Hipervnculo"/>
          </w:rPr>
          <w:fldChar w:fldCharType="end"/>
        </w:r>
      </w:ins>
    </w:p>
    <w:p w:rsidR="002A0B77" w:rsidRDefault="002A0B77">
      <w:pPr>
        <w:pStyle w:val="TDC2"/>
        <w:rPr>
          <w:ins w:id="49" w:author="Carolina Fajardo" w:date="2014-11-24T09:30:00Z"/>
          <w:rFonts w:asciiTheme="minorHAnsi" w:eastAsiaTheme="minorEastAsia" w:hAnsiTheme="minorHAnsi" w:cstheme="minorBidi"/>
          <w:bCs w:val="0"/>
          <w:caps w:val="0"/>
          <w:noProof/>
          <w:lang w:val="es-CO" w:eastAsia="es-CO"/>
        </w:rPr>
      </w:pPr>
      <w:ins w:id="50" w:author="Carolina Fajardo" w:date="2014-11-24T09:30:00Z">
        <w:r w:rsidRPr="00056405">
          <w:rPr>
            <w:rStyle w:val="Hipervnculo"/>
            <w:noProof/>
          </w:rPr>
          <w:fldChar w:fldCharType="begin"/>
        </w:r>
        <w:r w:rsidRPr="00056405">
          <w:rPr>
            <w:rStyle w:val="Hipervnculo"/>
            <w:noProof/>
          </w:rPr>
          <w:instrText xml:space="preserve"> </w:instrText>
        </w:r>
        <w:r>
          <w:rPr>
            <w:noProof/>
          </w:rPr>
          <w:instrText>HYPERLINK \l "_Toc404584782"</w:instrText>
        </w:r>
        <w:r w:rsidRPr="00056405">
          <w:rPr>
            <w:rStyle w:val="Hipervnculo"/>
            <w:noProof/>
          </w:rPr>
          <w:instrText xml:space="preserve"> </w:instrText>
        </w:r>
        <w:r w:rsidRPr="00056405">
          <w:rPr>
            <w:rStyle w:val="Hipervnculo"/>
            <w:noProof/>
          </w:rPr>
        </w:r>
        <w:r w:rsidRPr="00056405">
          <w:rPr>
            <w:rStyle w:val="Hipervnculo"/>
            <w:noProof/>
          </w:rPr>
          <w:fldChar w:fldCharType="separate"/>
        </w:r>
        <w:r w:rsidRPr="00056405">
          <w:rPr>
            <w:rStyle w:val="Hipervnculo"/>
            <w:noProof/>
          </w:rPr>
          <w:t>3.1</w:t>
        </w:r>
        <w:r>
          <w:rPr>
            <w:rFonts w:asciiTheme="minorHAnsi" w:eastAsiaTheme="minorEastAsia" w:hAnsiTheme="minorHAnsi" w:cstheme="minorBidi"/>
            <w:bCs w:val="0"/>
            <w:caps w:val="0"/>
            <w:noProof/>
            <w:lang w:val="es-CO" w:eastAsia="es-CO"/>
          </w:rPr>
          <w:tab/>
        </w:r>
        <w:r w:rsidRPr="00056405">
          <w:rPr>
            <w:rStyle w:val="Hipervnculo"/>
            <w:noProof/>
          </w:rPr>
          <w:t>SOFTWARE BASE</w:t>
        </w:r>
        <w:r>
          <w:rPr>
            <w:noProof/>
            <w:webHidden/>
          </w:rPr>
          <w:tab/>
        </w:r>
        <w:r>
          <w:rPr>
            <w:noProof/>
            <w:webHidden/>
          </w:rPr>
          <w:fldChar w:fldCharType="begin"/>
        </w:r>
        <w:r>
          <w:rPr>
            <w:noProof/>
            <w:webHidden/>
          </w:rPr>
          <w:instrText xml:space="preserve"> PAGEREF _Toc404584782 \h </w:instrText>
        </w:r>
        <w:r>
          <w:rPr>
            <w:noProof/>
            <w:webHidden/>
          </w:rPr>
        </w:r>
      </w:ins>
      <w:r>
        <w:rPr>
          <w:noProof/>
          <w:webHidden/>
        </w:rPr>
        <w:fldChar w:fldCharType="separate"/>
      </w:r>
      <w:ins w:id="51" w:author="Carolina Fajardo" w:date="2014-11-24T09:30:00Z">
        <w:r>
          <w:rPr>
            <w:noProof/>
            <w:webHidden/>
          </w:rPr>
          <w:t>12</w:t>
        </w:r>
        <w:r>
          <w:rPr>
            <w:noProof/>
            <w:webHidden/>
          </w:rPr>
          <w:fldChar w:fldCharType="end"/>
        </w:r>
        <w:r w:rsidRPr="00056405">
          <w:rPr>
            <w:rStyle w:val="Hipervnculo"/>
            <w:noProof/>
          </w:rPr>
          <w:fldChar w:fldCharType="end"/>
        </w:r>
      </w:ins>
    </w:p>
    <w:p w:rsidR="002A0B77" w:rsidRDefault="002A0B77">
      <w:pPr>
        <w:pStyle w:val="TDC3"/>
        <w:rPr>
          <w:ins w:id="52" w:author="Carolina Fajardo" w:date="2014-11-24T09:30:00Z"/>
          <w:rFonts w:asciiTheme="minorHAnsi" w:eastAsiaTheme="minorEastAsia" w:hAnsiTheme="minorHAnsi" w:cstheme="minorBidi"/>
          <w:caps w:val="0"/>
          <w:lang w:val="es-CO" w:eastAsia="es-CO"/>
        </w:rPr>
      </w:pPr>
      <w:ins w:id="53" w:author="Carolina Fajardo" w:date="2014-11-24T09:30:00Z">
        <w:r w:rsidRPr="00056405">
          <w:rPr>
            <w:rStyle w:val="Hipervnculo"/>
          </w:rPr>
          <w:fldChar w:fldCharType="begin"/>
        </w:r>
        <w:r w:rsidRPr="00056405">
          <w:rPr>
            <w:rStyle w:val="Hipervnculo"/>
          </w:rPr>
          <w:instrText xml:space="preserve"> </w:instrText>
        </w:r>
        <w:r>
          <w:instrText>HYPERLINK \l "_Toc404584783"</w:instrText>
        </w:r>
        <w:r w:rsidRPr="00056405">
          <w:rPr>
            <w:rStyle w:val="Hipervnculo"/>
          </w:rPr>
          <w:instrText xml:space="preserve"> </w:instrText>
        </w:r>
        <w:r w:rsidRPr="00056405">
          <w:rPr>
            <w:rStyle w:val="Hipervnculo"/>
          </w:rPr>
        </w:r>
        <w:r w:rsidRPr="00056405">
          <w:rPr>
            <w:rStyle w:val="Hipervnculo"/>
          </w:rPr>
          <w:fldChar w:fldCharType="separate"/>
        </w:r>
        <w:r w:rsidRPr="00056405">
          <w:rPr>
            <w:rStyle w:val="Hipervnculo"/>
          </w:rPr>
          <w:t>3.1.1</w:t>
        </w:r>
        <w:r>
          <w:rPr>
            <w:rFonts w:asciiTheme="minorHAnsi" w:eastAsiaTheme="minorEastAsia" w:hAnsiTheme="minorHAnsi" w:cstheme="minorBidi"/>
            <w:caps w:val="0"/>
            <w:lang w:val="es-CO" w:eastAsia="es-CO"/>
          </w:rPr>
          <w:tab/>
        </w:r>
        <w:r w:rsidRPr="00056405">
          <w:rPr>
            <w:rStyle w:val="Hipervnculo"/>
          </w:rPr>
          <w:t>WINDOWS SERVER SYSTEM</w:t>
        </w:r>
        <w:r>
          <w:rPr>
            <w:webHidden/>
          </w:rPr>
          <w:tab/>
        </w:r>
        <w:r>
          <w:rPr>
            <w:webHidden/>
          </w:rPr>
          <w:fldChar w:fldCharType="begin"/>
        </w:r>
        <w:r>
          <w:rPr>
            <w:webHidden/>
          </w:rPr>
          <w:instrText xml:space="preserve"> PAGEREF _Toc404584783 \h </w:instrText>
        </w:r>
        <w:r>
          <w:rPr>
            <w:webHidden/>
          </w:rPr>
        </w:r>
      </w:ins>
      <w:r>
        <w:rPr>
          <w:webHidden/>
        </w:rPr>
        <w:fldChar w:fldCharType="separate"/>
      </w:r>
      <w:ins w:id="54" w:author="Carolina Fajardo" w:date="2014-11-24T09:30:00Z">
        <w:r>
          <w:rPr>
            <w:webHidden/>
          </w:rPr>
          <w:t>13</w:t>
        </w:r>
        <w:r>
          <w:rPr>
            <w:webHidden/>
          </w:rPr>
          <w:fldChar w:fldCharType="end"/>
        </w:r>
        <w:r w:rsidRPr="00056405">
          <w:rPr>
            <w:rStyle w:val="Hipervnculo"/>
          </w:rPr>
          <w:fldChar w:fldCharType="end"/>
        </w:r>
      </w:ins>
    </w:p>
    <w:p w:rsidR="002A0B77" w:rsidRDefault="002A0B77">
      <w:pPr>
        <w:pStyle w:val="TDC3"/>
        <w:rPr>
          <w:ins w:id="55" w:author="Carolina Fajardo" w:date="2014-11-24T09:30:00Z"/>
          <w:rFonts w:asciiTheme="minorHAnsi" w:eastAsiaTheme="minorEastAsia" w:hAnsiTheme="minorHAnsi" w:cstheme="minorBidi"/>
          <w:caps w:val="0"/>
          <w:lang w:val="es-CO" w:eastAsia="es-CO"/>
        </w:rPr>
      </w:pPr>
      <w:ins w:id="56" w:author="Carolina Fajardo" w:date="2014-11-24T09:30:00Z">
        <w:r w:rsidRPr="00056405">
          <w:rPr>
            <w:rStyle w:val="Hipervnculo"/>
          </w:rPr>
          <w:fldChar w:fldCharType="begin"/>
        </w:r>
        <w:r w:rsidRPr="00056405">
          <w:rPr>
            <w:rStyle w:val="Hipervnculo"/>
          </w:rPr>
          <w:instrText xml:space="preserve"> </w:instrText>
        </w:r>
        <w:r>
          <w:instrText>HYPERLINK \l "_Toc404584784"</w:instrText>
        </w:r>
        <w:r w:rsidRPr="00056405">
          <w:rPr>
            <w:rStyle w:val="Hipervnculo"/>
          </w:rPr>
          <w:instrText xml:space="preserve"> </w:instrText>
        </w:r>
        <w:r w:rsidRPr="00056405">
          <w:rPr>
            <w:rStyle w:val="Hipervnculo"/>
          </w:rPr>
        </w:r>
        <w:r w:rsidRPr="00056405">
          <w:rPr>
            <w:rStyle w:val="Hipervnculo"/>
          </w:rPr>
          <w:fldChar w:fldCharType="separate"/>
        </w:r>
        <w:r w:rsidRPr="00056405">
          <w:rPr>
            <w:rStyle w:val="Hipervnculo"/>
          </w:rPr>
          <w:t>3.1.2</w:t>
        </w:r>
        <w:r>
          <w:rPr>
            <w:rFonts w:asciiTheme="minorHAnsi" w:eastAsiaTheme="minorEastAsia" w:hAnsiTheme="minorHAnsi" w:cstheme="minorBidi"/>
            <w:caps w:val="0"/>
            <w:lang w:val="es-CO" w:eastAsia="es-CO"/>
          </w:rPr>
          <w:tab/>
        </w:r>
        <w:r w:rsidRPr="00056405">
          <w:rPr>
            <w:rStyle w:val="Hipervnculo"/>
          </w:rPr>
          <w:t>INTERNET INFORMATION SERVICE</w:t>
        </w:r>
        <w:r>
          <w:rPr>
            <w:webHidden/>
          </w:rPr>
          <w:tab/>
        </w:r>
        <w:r>
          <w:rPr>
            <w:webHidden/>
          </w:rPr>
          <w:fldChar w:fldCharType="begin"/>
        </w:r>
        <w:r>
          <w:rPr>
            <w:webHidden/>
          </w:rPr>
          <w:instrText xml:space="preserve"> PAGEREF _Toc404584784 \h </w:instrText>
        </w:r>
        <w:r>
          <w:rPr>
            <w:webHidden/>
          </w:rPr>
        </w:r>
      </w:ins>
      <w:r>
        <w:rPr>
          <w:webHidden/>
        </w:rPr>
        <w:fldChar w:fldCharType="separate"/>
      </w:r>
      <w:ins w:id="57" w:author="Carolina Fajardo" w:date="2014-11-24T09:30:00Z">
        <w:r>
          <w:rPr>
            <w:webHidden/>
          </w:rPr>
          <w:t>13</w:t>
        </w:r>
        <w:r>
          <w:rPr>
            <w:webHidden/>
          </w:rPr>
          <w:fldChar w:fldCharType="end"/>
        </w:r>
        <w:r w:rsidRPr="00056405">
          <w:rPr>
            <w:rStyle w:val="Hipervnculo"/>
          </w:rPr>
          <w:fldChar w:fldCharType="end"/>
        </w:r>
      </w:ins>
    </w:p>
    <w:p w:rsidR="002A0B77" w:rsidRDefault="002A0B77">
      <w:pPr>
        <w:pStyle w:val="TDC3"/>
        <w:rPr>
          <w:ins w:id="58" w:author="Carolina Fajardo" w:date="2014-11-24T09:30:00Z"/>
          <w:rFonts w:asciiTheme="minorHAnsi" w:eastAsiaTheme="minorEastAsia" w:hAnsiTheme="minorHAnsi" w:cstheme="minorBidi"/>
          <w:caps w:val="0"/>
          <w:lang w:val="es-CO" w:eastAsia="es-CO"/>
        </w:rPr>
      </w:pPr>
      <w:ins w:id="59" w:author="Carolina Fajardo" w:date="2014-11-24T09:30:00Z">
        <w:r w:rsidRPr="00056405">
          <w:rPr>
            <w:rStyle w:val="Hipervnculo"/>
          </w:rPr>
          <w:fldChar w:fldCharType="begin"/>
        </w:r>
        <w:r w:rsidRPr="00056405">
          <w:rPr>
            <w:rStyle w:val="Hipervnculo"/>
          </w:rPr>
          <w:instrText xml:space="preserve"> </w:instrText>
        </w:r>
        <w:r>
          <w:instrText>HYPERLINK \l "_Toc404584785"</w:instrText>
        </w:r>
        <w:r w:rsidRPr="00056405">
          <w:rPr>
            <w:rStyle w:val="Hipervnculo"/>
          </w:rPr>
          <w:instrText xml:space="preserve"> </w:instrText>
        </w:r>
        <w:r w:rsidRPr="00056405">
          <w:rPr>
            <w:rStyle w:val="Hipervnculo"/>
          </w:rPr>
        </w:r>
        <w:r w:rsidRPr="00056405">
          <w:rPr>
            <w:rStyle w:val="Hipervnculo"/>
          </w:rPr>
          <w:fldChar w:fldCharType="separate"/>
        </w:r>
        <w:r w:rsidRPr="00056405">
          <w:rPr>
            <w:rStyle w:val="Hipervnculo"/>
          </w:rPr>
          <w:t>3.1.3</w:t>
        </w:r>
        <w:r>
          <w:rPr>
            <w:rFonts w:asciiTheme="minorHAnsi" w:eastAsiaTheme="minorEastAsia" w:hAnsiTheme="minorHAnsi" w:cstheme="minorBidi"/>
            <w:caps w:val="0"/>
            <w:lang w:val="es-CO" w:eastAsia="es-CO"/>
          </w:rPr>
          <w:tab/>
        </w:r>
        <w:r w:rsidRPr="00056405">
          <w:rPr>
            <w:rStyle w:val="Hipervnculo"/>
          </w:rPr>
          <w:t>MySQL</w:t>
        </w:r>
        <w:r>
          <w:rPr>
            <w:webHidden/>
          </w:rPr>
          <w:tab/>
        </w:r>
        <w:r>
          <w:rPr>
            <w:webHidden/>
          </w:rPr>
          <w:fldChar w:fldCharType="begin"/>
        </w:r>
        <w:r>
          <w:rPr>
            <w:webHidden/>
          </w:rPr>
          <w:instrText xml:space="preserve"> PAGEREF _Toc404584785 \h </w:instrText>
        </w:r>
        <w:r>
          <w:rPr>
            <w:webHidden/>
          </w:rPr>
        </w:r>
      </w:ins>
      <w:r>
        <w:rPr>
          <w:webHidden/>
        </w:rPr>
        <w:fldChar w:fldCharType="separate"/>
      </w:r>
      <w:ins w:id="60" w:author="Carolina Fajardo" w:date="2014-11-24T09:30:00Z">
        <w:r>
          <w:rPr>
            <w:webHidden/>
          </w:rPr>
          <w:t>13</w:t>
        </w:r>
        <w:r>
          <w:rPr>
            <w:webHidden/>
          </w:rPr>
          <w:fldChar w:fldCharType="end"/>
        </w:r>
        <w:r w:rsidRPr="00056405">
          <w:rPr>
            <w:rStyle w:val="Hipervnculo"/>
          </w:rPr>
          <w:fldChar w:fldCharType="end"/>
        </w:r>
      </w:ins>
    </w:p>
    <w:p w:rsidR="002A0B77" w:rsidRDefault="002A0B77">
      <w:pPr>
        <w:pStyle w:val="TDC3"/>
        <w:rPr>
          <w:ins w:id="61" w:author="Carolina Fajardo" w:date="2014-11-24T09:30:00Z"/>
          <w:rFonts w:asciiTheme="minorHAnsi" w:eastAsiaTheme="minorEastAsia" w:hAnsiTheme="minorHAnsi" w:cstheme="minorBidi"/>
          <w:caps w:val="0"/>
          <w:lang w:val="es-CO" w:eastAsia="es-CO"/>
        </w:rPr>
      </w:pPr>
      <w:ins w:id="62" w:author="Carolina Fajardo" w:date="2014-11-24T09:30:00Z">
        <w:r w:rsidRPr="00056405">
          <w:rPr>
            <w:rStyle w:val="Hipervnculo"/>
          </w:rPr>
          <w:fldChar w:fldCharType="begin"/>
        </w:r>
        <w:r w:rsidRPr="00056405">
          <w:rPr>
            <w:rStyle w:val="Hipervnculo"/>
          </w:rPr>
          <w:instrText xml:space="preserve"> </w:instrText>
        </w:r>
        <w:r>
          <w:instrText>HYPERLINK \l "_Toc404584786"</w:instrText>
        </w:r>
        <w:r w:rsidRPr="00056405">
          <w:rPr>
            <w:rStyle w:val="Hipervnculo"/>
          </w:rPr>
          <w:instrText xml:space="preserve"> </w:instrText>
        </w:r>
        <w:r w:rsidRPr="00056405">
          <w:rPr>
            <w:rStyle w:val="Hipervnculo"/>
          </w:rPr>
        </w:r>
        <w:r w:rsidRPr="00056405">
          <w:rPr>
            <w:rStyle w:val="Hipervnculo"/>
          </w:rPr>
          <w:fldChar w:fldCharType="separate"/>
        </w:r>
        <w:r w:rsidRPr="00056405">
          <w:rPr>
            <w:rStyle w:val="Hipervnculo"/>
          </w:rPr>
          <w:t>3.1.4</w:t>
        </w:r>
        <w:r>
          <w:rPr>
            <w:rFonts w:asciiTheme="minorHAnsi" w:eastAsiaTheme="minorEastAsia" w:hAnsiTheme="minorHAnsi" w:cstheme="minorBidi"/>
            <w:caps w:val="0"/>
            <w:lang w:val="es-CO" w:eastAsia="es-CO"/>
          </w:rPr>
          <w:tab/>
        </w:r>
        <w:r w:rsidRPr="00056405">
          <w:rPr>
            <w:rStyle w:val="Hipervnculo"/>
          </w:rPr>
          <w:t>MICROSOFT .NET</w:t>
        </w:r>
        <w:r>
          <w:rPr>
            <w:webHidden/>
          </w:rPr>
          <w:tab/>
        </w:r>
        <w:r>
          <w:rPr>
            <w:webHidden/>
          </w:rPr>
          <w:fldChar w:fldCharType="begin"/>
        </w:r>
        <w:r>
          <w:rPr>
            <w:webHidden/>
          </w:rPr>
          <w:instrText xml:space="preserve"> PAGEREF _Toc404584786 \h </w:instrText>
        </w:r>
        <w:r>
          <w:rPr>
            <w:webHidden/>
          </w:rPr>
        </w:r>
      </w:ins>
      <w:r>
        <w:rPr>
          <w:webHidden/>
        </w:rPr>
        <w:fldChar w:fldCharType="separate"/>
      </w:r>
      <w:ins w:id="63" w:author="Carolina Fajardo" w:date="2014-11-24T09:30:00Z">
        <w:r>
          <w:rPr>
            <w:webHidden/>
          </w:rPr>
          <w:t>13</w:t>
        </w:r>
        <w:r>
          <w:rPr>
            <w:webHidden/>
          </w:rPr>
          <w:fldChar w:fldCharType="end"/>
        </w:r>
        <w:r w:rsidRPr="00056405">
          <w:rPr>
            <w:rStyle w:val="Hipervnculo"/>
          </w:rPr>
          <w:fldChar w:fldCharType="end"/>
        </w:r>
      </w:ins>
    </w:p>
    <w:p w:rsidR="002A0B77" w:rsidRDefault="002A0B77">
      <w:pPr>
        <w:pStyle w:val="TDC2"/>
        <w:rPr>
          <w:ins w:id="64" w:author="Carolina Fajardo" w:date="2014-11-24T09:30:00Z"/>
          <w:rFonts w:asciiTheme="minorHAnsi" w:eastAsiaTheme="minorEastAsia" w:hAnsiTheme="minorHAnsi" w:cstheme="minorBidi"/>
          <w:bCs w:val="0"/>
          <w:caps w:val="0"/>
          <w:noProof/>
          <w:lang w:val="es-CO" w:eastAsia="es-CO"/>
        </w:rPr>
      </w:pPr>
      <w:ins w:id="65" w:author="Carolina Fajardo" w:date="2014-11-24T09:30:00Z">
        <w:r w:rsidRPr="00056405">
          <w:rPr>
            <w:rStyle w:val="Hipervnculo"/>
            <w:noProof/>
          </w:rPr>
          <w:fldChar w:fldCharType="begin"/>
        </w:r>
        <w:r w:rsidRPr="00056405">
          <w:rPr>
            <w:rStyle w:val="Hipervnculo"/>
            <w:noProof/>
          </w:rPr>
          <w:instrText xml:space="preserve"> </w:instrText>
        </w:r>
        <w:r>
          <w:rPr>
            <w:noProof/>
          </w:rPr>
          <w:instrText>HYPERLINK \l "_Toc404584787"</w:instrText>
        </w:r>
        <w:r w:rsidRPr="00056405">
          <w:rPr>
            <w:rStyle w:val="Hipervnculo"/>
            <w:noProof/>
          </w:rPr>
          <w:instrText xml:space="preserve"> </w:instrText>
        </w:r>
        <w:r w:rsidRPr="00056405">
          <w:rPr>
            <w:rStyle w:val="Hipervnculo"/>
            <w:noProof/>
          </w:rPr>
        </w:r>
        <w:r w:rsidRPr="00056405">
          <w:rPr>
            <w:rStyle w:val="Hipervnculo"/>
            <w:noProof/>
          </w:rPr>
          <w:fldChar w:fldCharType="separate"/>
        </w:r>
        <w:r w:rsidRPr="00056405">
          <w:rPr>
            <w:rStyle w:val="Hipervnculo"/>
            <w:noProof/>
          </w:rPr>
          <w:t>3.2</w:t>
        </w:r>
        <w:r>
          <w:rPr>
            <w:rFonts w:asciiTheme="minorHAnsi" w:eastAsiaTheme="minorEastAsia" w:hAnsiTheme="minorHAnsi" w:cstheme="minorBidi"/>
            <w:bCs w:val="0"/>
            <w:caps w:val="0"/>
            <w:noProof/>
            <w:lang w:val="es-CO" w:eastAsia="es-CO"/>
          </w:rPr>
          <w:tab/>
        </w:r>
        <w:r w:rsidRPr="00056405">
          <w:rPr>
            <w:rStyle w:val="Hipervnculo"/>
            <w:noProof/>
          </w:rPr>
          <w:t>ESPECIFICACIONES GENERALES DE LOS SERVIDORES</w:t>
        </w:r>
        <w:r>
          <w:rPr>
            <w:noProof/>
            <w:webHidden/>
          </w:rPr>
          <w:tab/>
        </w:r>
        <w:r>
          <w:rPr>
            <w:noProof/>
            <w:webHidden/>
          </w:rPr>
          <w:fldChar w:fldCharType="begin"/>
        </w:r>
        <w:r>
          <w:rPr>
            <w:noProof/>
            <w:webHidden/>
          </w:rPr>
          <w:instrText xml:space="preserve"> PAGEREF _Toc404584787 \h </w:instrText>
        </w:r>
        <w:r>
          <w:rPr>
            <w:noProof/>
            <w:webHidden/>
          </w:rPr>
        </w:r>
      </w:ins>
      <w:r>
        <w:rPr>
          <w:noProof/>
          <w:webHidden/>
        </w:rPr>
        <w:fldChar w:fldCharType="separate"/>
      </w:r>
      <w:ins w:id="66" w:author="Carolina Fajardo" w:date="2014-11-24T09:30:00Z">
        <w:r>
          <w:rPr>
            <w:noProof/>
            <w:webHidden/>
          </w:rPr>
          <w:t>14</w:t>
        </w:r>
        <w:r>
          <w:rPr>
            <w:noProof/>
            <w:webHidden/>
          </w:rPr>
          <w:fldChar w:fldCharType="end"/>
        </w:r>
        <w:r w:rsidRPr="00056405">
          <w:rPr>
            <w:rStyle w:val="Hipervnculo"/>
            <w:noProof/>
          </w:rPr>
          <w:fldChar w:fldCharType="end"/>
        </w:r>
      </w:ins>
    </w:p>
    <w:p w:rsidR="002A0B77" w:rsidRDefault="002A0B77">
      <w:pPr>
        <w:pStyle w:val="TDC1"/>
        <w:tabs>
          <w:tab w:val="left" w:pos="403"/>
        </w:tabs>
        <w:rPr>
          <w:ins w:id="67" w:author="Carolina Fajardo" w:date="2014-11-24T09:30:00Z"/>
          <w:rFonts w:asciiTheme="minorHAnsi" w:hAnsiTheme="minorHAnsi"/>
          <w:lang w:val="es-CO" w:eastAsia="es-CO"/>
        </w:rPr>
      </w:pPr>
      <w:ins w:id="68" w:author="Carolina Fajardo" w:date="2014-11-24T09:30:00Z">
        <w:r w:rsidRPr="00056405">
          <w:rPr>
            <w:rStyle w:val="Hipervnculo"/>
          </w:rPr>
          <w:fldChar w:fldCharType="begin"/>
        </w:r>
        <w:r w:rsidRPr="00056405">
          <w:rPr>
            <w:rStyle w:val="Hipervnculo"/>
          </w:rPr>
          <w:instrText xml:space="preserve"> </w:instrText>
        </w:r>
        <w:r>
          <w:instrText>HYPERLINK \l "_Toc404584788"</w:instrText>
        </w:r>
        <w:r w:rsidRPr="00056405">
          <w:rPr>
            <w:rStyle w:val="Hipervnculo"/>
          </w:rPr>
          <w:instrText xml:space="preserve"> </w:instrText>
        </w:r>
        <w:r w:rsidRPr="00056405">
          <w:rPr>
            <w:rStyle w:val="Hipervnculo"/>
          </w:rPr>
        </w:r>
        <w:r w:rsidRPr="00056405">
          <w:rPr>
            <w:rStyle w:val="Hipervnculo"/>
          </w:rPr>
          <w:fldChar w:fldCharType="separate"/>
        </w:r>
        <w:r w:rsidRPr="00056405">
          <w:rPr>
            <w:rStyle w:val="Hipervnculo"/>
          </w:rPr>
          <w:t>4.</w:t>
        </w:r>
        <w:r>
          <w:rPr>
            <w:rFonts w:asciiTheme="minorHAnsi" w:hAnsiTheme="minorHAnsi"/>
            <w:lang w:val="es-CO" w:eastAsia="es-CO"/>
          </w:rPr>
          <w:tab/>
        </w:r>
        <w:r w:rsidRPr="00056405">
          <w:rPr>
            <w:rStyle w:val="Hipervnculo"/>
          </w:rPr>
          <w:t>PREPARACIÓN DE USUARIOS Y ARCHIVOS DE INSTALACIÓN</w:t>
        </w:r>
        <w:r>
          <w:rPr>
            <w:webHidden/>
          </w:rPr>
          <w:tab/>
        </w:r>
        <w:r>
          <w:rPr>
            <w:webHidden/>
          </w:rPr>
          <w:fldChar w:fldCharType="begin"/>
        </w:r>
        <w:r>
          <w:rPr>
            <w:webHidden/>
          </w:rPr>
          <w:instrText xml:space="preserve"> PAGEREF _Toc404584788 \h </w:instrText>
        </w:r>
        <w:r>
          <w:rPr>
            <w:webHidden/>
          </w:rPr>
        </w:r>
      </w:ins>
      <w:r>
        <w:rPr>
          <w:webHidden/>
        </w:rPr>
        <w:fldChar w:fldCharType="separate"/>
      </w:r>
      <w:ins w:id="69" w:author="Carolina Fajardo" w:date="2014-11-24T09:30:00Z">
        <w:r>
          <w:rPr>
            <w:webHidden/>
          </w:rPr>
          <w:t>16</w:t>
        </w:r>
        <w:r>
          <w:rPr>
            <w:webHidden/>
          </w:rPr>
          <w:fldChar w:fldCharType="end"/>
        </w:r>
        <w:r w:rsidRPr="00056405">
          <w:rPr>
            <w:rStyle w:val="Hipervnculo"/>
          </w:rPr>
          <w:fldChar w:fldCharType="end"/>
        </w:r>
      </w:ins>
    </w:p>
    <w:p w:rsidR="002A0B77" w:rsidRDefault="002A0B77">
      <w:pPr>
        <w:pStyle w:val="TDC1"/>
        <w:tabs>
          <w:tab w:val="left" w:pos="403"/>
        </w:tabs>
        <w:rPr>
          <w:ins w:id="70" w:author="Carolina Fajardo" w:date="2014-11-24T09:30:00Z"/>
          <w:rFonts w:asciiTheme="minorHAnsi" w:hAnsiTheme="minorHAnsi"/>
          <w:lang w:val="es-CO" w:eastAsia="es-CO"/>
        </w:rPr>
      </w:pPr>
      <w:ins w:id="71" w:author="Carolina Fajardo" w:date="2014-11-24T09:30:00Z">
        <w:r w:rsidRPr="00056405">
          <w:rPr>
            <w:rStyle w:val="Hipervnculo"/>
          </w:rPr>
          <w:fldChar w:fldCharType="begin"/>
        </w:r>
        <w:r w:rsidRPr="00056405">
          <w:rPr>
            <w:rStyle w:val="Hipervnculo"/>
          </w:rPr>
          <w:instrText xml:space="preserve"> </w:instrText>
        </w:r>
        <w:r>
          <w:instrText>HYPERLINK \l "_Toc404584789"</w:instrText>
        </w:r>
        <w:r w:rsidRPr="00056405">
          <w:rPr>
            <w:rStyle w:val="Hipervnculo"/>
          </w:rPr>
          <w:instrText xml:space="preserve"> </w:instrText>
        </w:r>
        <w:r w:rsidRPr="00056405">
          <w:rPr>
            <w:rStyle w:val="Hipervnculo"/>
          </w:rPr>
        </w:r>
        <w:r w:rsidRPr="00056405">
          <w:rPr>
            <w:rStyle w:val="Hipervnculo"/>
          </w:rPr>
          <w:fldChar w:fldCharType="separate"/>
        </w:r>
        <w:r w:rsidRPr="00056405">
          <w:rPr>
            <w:rStyle w:val="Hipervnculo"/>
          </w:rPr>
          <w:t>5.</w:t>
        </w:r>
        <w:r>
          <w:rPr>
            <w:rFonts w:asciiTheme="minorHAnsi" w:hAnsiTheme="minorHAnsi"/>
            <w:lang w:val="es-CO" w:eastAsia="es-CO"/>
          </w:rPr>
          <w:tab/>
        </w:r>
        <w:r w:rsidRPr="00056405">
          <w:rPr>
            <w:rStyle w:val="Hipervnculo"/>
          </w:rPr>
          <w:t>PROCESO DE CREACIÓN Y CONFIGURACIÓN DE BASE DE DATOS</w:t>
        </w:r>
        <w:r>
          <w:rPr>
            <w:webHidden/>
          </w:rPr>
          <w:tab/>
        </w:r>
        <w:r>
          <w:rPr>
            <w:webHidden/>
          </w:rPr>
          <w:fldChar w:fldCharType="begin"/>
        </w:r>
        <w:r>
          <w:rPr>
            <w:webHidden/>
          </w:rPr>
          <w:instrText xml:space="preserve"> PAGEREF _Toc404584789 \h </w:instrText>
        </w:r>
        <w:r>
          <w:rPr>
            <w:webHidden/>
          </w:rPr>
        </w:r>
      </w:ins>
      <w:r>
        <w:rPr>
          <w:webHidden/>
        </w:rPr>
        <w:fldChar w:fldCharType="separate"/>
      </w:r>
      <w:ins w:id="72" w:author="Carolina Fajardo" w:date="2014-11-24T09:30:00Z">
        <w:r>
          <w:rPr>
            <w:webHidden/>
          </w:rPr>
          <w:t>17</w:t>
        </w:r>
        <w:r>
          <w:rPr>
            <w:webHidden/>
          </w:rPr>
          <w:fldChar w:fldCharType="end"/>
        </w:r>
        <w:r w:rsidRPr="00056405">
          <w:rPr>
            <w:rStyle w:val="Hipervnculo"/>
          </w:rPr>
          <w:fldChar w:fldCharType="end"/>
        </w:r>
      </w:ins>
    </w:p>
    <w:p w:rsidR="002A0B77" w:rsidRDefault="002A0B77">
      <w:pPr>
        <w:pStyle w:val="TDC2"/>
        <w:rPr>
          <w:ins w:id="73" w:author="Carolina Fajardo" w:date="2014-11-24T09:30:00Z"/>
          <w:rFonts w:asciiTheme="minorHAnsi" w:eastAsiaTheme="minorEastAsia" w:hAnsiTheme="minorHAnsi" w:cstheme="minorBidi"/>
          <w:bCs w:val="0"/>
          <w:caps w:val="0"/>
          <w:noProof/>
          <w:lang w:val="es-CO" w:eastAsia="es-CO"/>
        </w:rPr>
      </w:pPr>
      <w:ins w:id="74" w:author="Carolina Fajardo" w:date="2014-11-24T09:30:00Z">
        <w:r w:rsidRPr="00056405">
          <w:rPr>
            <w:rStyle w:val="Hipervnculo"/>
            <w:noProof/>
          </w:rPr>
          <w:fldChar w:fldCharType="begin"/>
        </w:r>
        <w:r w:rsidRPr="00056405">
          <w:rPr>
            <w:rStyle w:val="Hipervnculo"/>
            <w:noProof/>
          </w:rPr>
          <w:instrText xml:space="preserve"> </w:instrText>
        </w:r>
        <w:r>
          <w:rPr>
            <w:noProof/>
          </w:rPr>
          <w:instrText>HYPERLINK \l "_Toc404584790"</w:instrText>
        </w:r>
        <w:r w:rsidRPr="00056405">
          <w:rPr>
            <w:rStyle w:val="Hipervnculo"/>
            <w:noProof/>
          </w:rPr>
          <w:instrText xml:space="preserve"> </w:instrText>
        </w:r>
        <w:r w:rsidRPr="00056405">
          <w:rPr>
            <w:rStyle w:val="Hipervnculo"/>
            <w:noProof/>
          </w:rPr>
        </w:r>
        <w:r w:rsidRPr="00056405">
          <w:rPr>
            <w:rStyle w:val="Hipervnculo"/>
            <w:noProof/>
          </w:rPr>
          <w:fldChar w:fldCharType="separate"/>
        </w:r>
        <w:r w:rsidRPr="00056405">
          <w:rPr>
            <w:rStyle w:val="Hipervnculo"/>
            <w:noProof/>
          </w:rPr>
          <w:t>5.1</w:t>
        </w:r>
        <w:r>
          <w:rPr>
            <w:rFonts w:asciiTheme="minorHAnsi" w:eastAsiaTheme="minorEastAsia" w:hAnsiTheme="minorHAnsi" w:cstheme="minorBidi"/>
            <w:bCs w:val="0"/>
            <w:caps w:val="0"/>
            <w:noProof/>
            <w:lang w:val="es-CO" w:eastAsia="es-CO"/>
          </w:rPr>
          <w:tab/>
        </w:r>
        <w:r w:rsidRPr="00056405">
          <w:rPr>
            <w:rStyle w:val="Hipervnculo"/>
            <w:noProof/>
          </w:rPr>
          <w:t>iNSTALAR SERVIDOR DE BASE DE DATOS</w:t>
        </w:r>
        <w:r>
          <w:rPr>
            <w:noProof/>
            <w:webHidden/>
          </w:rPr>
          <w:tab/>
        </w:r>
        <w:r>
          <w:rPr>
            <w:noProof/>
            <w:webHidden/>
          </w:rPr>
          <w:fldChar w:fldCharType="begin"/>
        </w:r>
        <w:r>
          <w:rPr>
            <w:noProof/>
            <w:webHidden/>
          </w:rPr>
          <w:instrText xml:space="preserve"> PAGEREF _Toc404584790 \h </w:instrText>
        </w:r>
        <w:r>
          <w:rPr>
            <w:noProof/>
            <w:webHidden/>
          </w:rPr>
        </w:r>
      </w:ins>
      <w:r>
        <w:rPr>
          <w:noProof/>
          <w:webHidden/>
        </w:rPr>
        <w:fldChar w:fldCharType="separate"/>
      </w:r>
      <w:ins w:id="75" w:author="Carolina Fajardo" w:date="2014-11-24T09:30:00Z">
        <w:r>
          <w:rPr>
            <w:noProof/>
            <w:webHidden/>
          </w:rPr>
          <w:t>17</w:t>
        </w:r>
        <w:r>
          <w:rPr>
            <w:noProof/>
            <w:webHidden/>
          </w:rPr>
          <w:fldChar w:fldCharType="end"/>
        </w:r>
        <w:r w:rsidRPr="00056405">
          <w:rPr>
            <w:rStyle w:val="Hipervnculo"/>
            <w:noProof/>
          </w:rPr>
          <w:fldChar w:fldCharType="end"/>
        </w:r>
      </w:ins>
    </w:p>
    <w:p w:rsidR="002A0B77" w:rsidRDefault="002A0B77">
      <w:pPr>
        <w:pStyle w:val="TDC3"/>
        <w:rPr>
          <w:ins w:id="76" w:author="Carolina Fajardo" w:date="2014-11-24T09:30:00Z"/>
          <w:rFonts w:asciiTheme="minorHAnsi" w:eastAsiaTheme="minorEastAsia" w:hAnsiTheme="minorHAnsi" w:cstheme="minorBidi"/>
          <w:caps w:val="0"/>
          <w:lang w:val="es-CO" w:eastAsia="es-CO"/>
        </w:rPr>
      </w:pPr>
      <w:ins w:id="77" w:author="Carolina Fajardo" w:date="2014-11-24T09:30:00Z">
        <w:r w:rsidRPr="00056405">
          <w:rPr>
            <w:rStyle w:val="Hipervnculo"/>
          </w:rPr>
          <w:fldChar w:fldCharType="begin"/>
        </w:r>
        <w:r w:rsidRPr="00056405">
          <w:rPr>
            <w:rStyle w:val="Hipervnculo"/>
          </w:rPr>
          <w:instrText xml:space="preserve"> </w:instrText>
        </w:r>
        <w:r>
          <w:instrText>HYPERLINK \l "_Toc404584791"</w:instrText>
        </w:r>
        <w:r w:rsidRPr="00056405">
          <w:rPr>
            <w:rStyle w:val="Hipervnculo"/>
          </w:rPr>
          <w:instrText xml:space="preserve"> </w:instrText>
        </w:r>
        <w:r w:rsidRPr="00056405">
          <w:rPr>
            <w:rStyle w:val="Hipervnculo"/>
          </w:rPr>
        </w:r>
        <w:r w:rsidRPr="00056405">
          <w:rPr>
            <w:rStyle w:val="Hipervnculo"/>
          </w:rPr>
          <w:fldChar w:fldCharType="separate"/>
        </w:r>
        <w:r w:rsidRPr="00056405">
          <w:rPr>
            <w:rStyle w:val="Hipervnculo"/>
          </w:rPr>
          <w:t>5.1.1</w:t>
        </w:r>
        <w:r>
          <w:rPr>
            <w:rFonts w:asciiTheme="minorHAnsi" w:eastAsiaTheme="minorEastAsia" w:hAnsiTheme="minorHAnsi" w:cstheme="minorBidi"/>
            <w:caps w:val="0"/>
            <w:lang w:val="es-CO" w:eastAsia="es-CO"/>
          </w:rPr>
          <w:tab/>
        </w:r>
        <w:r w:rsidRPr="00056405">
          <w:rPr>
            <w:rStyle w:val="Hipervnculo"/>
          </w:rPr>
          <w:t>Instalación MySQL</w:t>
        </w:r>
        <w:r>
          <w:rPr>
            <w:webHidden/>
          </w:rPr>
          <w:tab/>
        </w:r>
        <w:r>
          <w:rPr>
            <w:webHidden/>
          </w:rPr>
          <w:fldChar w:fldCharType="begin"/>
        </w:r>
        <w:r>
          <w:rPr>
            <w:webHidden/>
          </w:rPr>
          <w:instrText xml:space="preserve"> PAGEREF _Toc404584791 \h </w:instrText>
        </w:r>
        <w:r>
          <w:rPr>
            <w:webHidden/>
          </w:rPr>
        </w:r>
      </w:ins>
      <w:r>
        <w:rPr>
          <w:webHidden/>
        </w:rPr>
        <w:fldChar w:fldCharType="separate"/>
      </w:r>
      <w:ins w:id="78" w:author="Carolina Fajardo" w:date="2014-11-24T09:30:00Z">
        <w:r>
          <w:rPr>
            <w:webHidden/>
          </w:rPr>
          <w:t>17</w:t>
        </w:r>
        <w:r>
          <w:rPr>
            <w:webHidden/>
          </w:rPr>
          <w:fldChar w:fldCharType="end"/>
        </w:r>
        <w:r w:rsidRPr="00056405">
          <w:rPr>
            <w:rStyle w:val="Hipervnculo"/>
          </w:rPr>
          <w:fldChar w:fldCharType="end"/>
        </w:r>
      </w:ins>
    </w:p>
    <w:p w:rsidR="002A0B77" w:rsidRDefault="002A0B77">
      <w:pPr>
        <w:pStyle w:val="TDC3"/>
        <w:rPr>
          <w:ins w:id="79" w:author="Carolina Fajardo" w:date="2014-11-24T09:30:00Z"/>
          <w:rFonts w:asciiTheme="minorHAnsi" w:eastAsiaTheme="minorEastAsia" w:hAnsiTheme="minorHAnsi" w:cstheme="minorBidi"/>
          <w:caps w:val="0"/>
          <w:lang w:val="es-CO" w:eastAsia="es-CO"/>
        </w:rPr>
      </w:pPr>
      <w:ins w:id="80" w:author="Carolina Fajardo" w:date="2014-11-24T09:30:00Z">
        <w:r w:rsidRPr="00056405">
          <w:rPr>
            <w:rStyle w:val="Hipervnculo"/>
          </w:rPr>
          <w:fldChar w:fldCharType="begin"/>
        </w:r>
        <w:r w:rsidRPr="00056405">
          <w:rPr>
            <w:rStyle w:val="Hipervnculo"/>
          </w:rPr>
          <w:instrText xml:space="preserve"> </w:instrText>
        </w:r>
        <w:r>
          <w:instrText>HYPERLINK \l "_Toc404584792"</w:instrText>
        </w:r>
        <w:r w:rsidRPr="00056405">
          <w:rPr>
            <w:rStyle w:val="Hipervnculo"/>
          </w:rPr>
          <w:instrText xml:space="preserve"> </w:instrText>
        </w:r>
        <w:r w:rsidRPr="00056405">
          <w:rPr>
            <w:rStyle w:val="Hipervnculo"/>
          </w:rPr>
        </w:r>
        <w:r w:rsidRPr="00056405">
          <w:rPr>
            <w:rStyle w:val="Hipervnculo"/>
          </w:rPr>
          <w:fldChar w:fldCharType="separate"/>
        </w:r>
        <w:r w:rsidRPr="00056405">
          <w:rPr>
            <w:rStyle w:val="Hipervnculo"/>
          </w:rPr>
          <w:t>5.1.2</w:t>
        </w:r>
        <w:r>
          <w:rPr>
            <w:rFonts w:asciiTheme="minorHAnsi" w:eastAsiaTheme="minorEastAsia" w:hAnsiTheme="minorHAnsi" w:cstheme="minorBidi"/>
            <w:caps w:val="0"/>
            <w:lang w:val="es-CO" w:eastAsia="es-CO"/>
          </w:rPr>
          <w:tab/>
        </w:r>
        <w:r w:rsidRPr="00056405">
          <w:rPr>
            <w:rStyle w:val="Hipervnculo"/>
          </w:rPr>
          <w:t>Configuración de cuentas de usuario</w:t>
        </w:r>
        <w:r>
          <w:rPr>
            <w:webHidden/>
          </w:rPr>
          <w:tab/>
        </w:r>
        <w:r>
          <w:rPr>
            <w:webHidden/>
          </w:rPr>
          <w:fldChar w:fldCharType="begin"/>
        </w:r>
        <w:r>
          <w:rPr>
            <w:webHidden/>
          </w:rPr>
          <w:instrText xml:space="preserve"> PAGEREF _Toc404584792 \h </w:instrText>
        </w:r>
        <w:r>
          <w:rPr>
            <w:webHidden/>
          </w:rPr>
        </w:r>
      </w:ins>
      <w:r>
        <w:rPr>
          <w:webHidden/>
        </w:rPr>
        <w:fldChar w:fldCharType="separate"/>
      </w:r>
      <w:ins w:id="81" w:author="Carolina Fajardo" w:date="2014-11-24T09:30:00Z">
        <w:r>
          <w:rPr>
            <w:webHidden/>
          </w:rPr>
          <w:t>22</w:t>
        </w:r>
        <w:r>
          <w:rPr>
            <w:webHidden/>
          </w:rPr>
          <w:fldChar w:fldCharType="end"/>
        </w:r>
        <w:r w:rsidRPr="00056405">
          <w:rPr>
            <w:rStyle w:val="Hipervnculo"/>
          </w:rPr>
          <w:fldChar w:fldCharType="end"/>
        </w:r>
      </w:ins>
    </w:p>
    <w:p w:rsidR="002A0B77" w:rsidRDefault="002A0B77">
      <w:pPr>
        <w:pStyle w:val="TDC2"/>
        <w:rPr>
          <w:ins w:id="82" w:author="Carolina Fajardo" w:date="2014-11-24T09:30:00Z"/>
          <w:rFonts w:asciiTheme="minorHAnsi" w:eastAsiaTheme="minorEastAsia" w:hAnsiTheme="minorHAnsi" w:cstheme="minorBidi"/>
          <w:bCs w:val="0"/>
          <w:caps w:val="0"/>
          <w:noProof/>
          <w:lang w:val="es-CO" w:eastAsia="es-CO"/>
        </w:rPr>
      </w:pPr>
      <w:ins w:id="83" w:author="Carolina Fajardo" w:date="2014-11-24T09:30:00Z">
        <w:r w:rsidRPr="00056405">
          <w:rPr>
            <w:rStyle w:val="Hipervnculo"/>
            <w:noProof/>
          </w:rPr>
          <w:fldChar w:fldCharType="begin"/>
        </w:r>
        <w:r w:rsidRPr="00056405">
          <w:rPr>
            <w:rStyle w:val="Hipervnculo"/>
            <w:noProof/>
          </w:rPr>
          <w:instrText xml:space="preserve"> </w:instrText>
        </w:r>
        <w:r>
          <w:rPr>
            <w:noProof/>
          </w:rPr>
          <w:instrText>HYPERLINK \l "_Toc404584793"</w:instrText>
        </w:r>
        <w:r w:rsidRPr="00056405">
          <w:rPr>
            <w:rStyle w:val="Hipervnculo"/>
            <w:noProof/>
          </w:rPr>
          <w:instrText xml:space="preserve"> </w:instrText>
        </w:r>
        <w:r w:rsidRPr="00056405">
          <w:rPr>
            <w:rStyle w:val="Hipervnculo"/>
            <w:noProof/>
          </w:rPr>
        </w:r>
        <w:r w:rsidRPr="00056405">
          <w:rPr>
            <w:rStyle w:val="Hipervnculo"/>
            <w:noProof/>
          </w:rPr>
          <w:fldChar w:fldCharType="separate"/>
        </w:r>
        <w:r w:rsidRPr="00056405">
          <w:rPr>
            <w:rStyle w:val="Hipervnculo"/>
            <w:noProof/>
          </w:rPr>
          <w:t>5.2</w:t>
        </w:r>
        <w:r>
          <w:rPr>
            <w:rFonts w:asciiTheme="minorHAnsi" w:eastAsiaTheme="minorEastAsia" w:hAnsiTheme="minorHAnsi" w:cstheme="minorBidi"/>
            <w:bCs w:val="0"/>
            <w:caps w:val="0"/>
            <w:noProof/>
            <w:lang w:val="es-CO" w:eastAsia="es-CO"/>
          </w:rPr>
          <w:tab/>
        </w:r>
        <w:r w:rsidRPr="00056405">
          <w:rPr>
            <w:rStyle w:val="Hipervnculo"/>
            <w:noProof/>
          </w:rPr>
          <w:t>CREACIÓN  DE LAS BASES DE DATOS</w:t>
        </w:r>
        <w:r>
          <w:rPr>
            <w:noProof/>
            <w:webHidden/>
          </w:rPr>
          <w:tab/>
        </w:r>
        <w:r>
          <w:rPr>
            <w:noProof/>
            <w:webHidden/>
          </w:rPr>
          <w:fldChar w:fldCharType="begin"/>
        </w:r>
        <w:r>
          <w:rPr>
            <w:noProof/>
            <w:webHidden/>
          </w:rPr>
          <w:instrText xml:space="preserve"> PAGEREF _Toc404584793 \h </w:instrText>
        </w:r>
        <w:r>
          <w:rPr>
            <w:noProof/>
            <w:webHidden/>
          </w:rPr>
        </w:r>
      </w:ins>
      <w:r>
        <w:rPr>
          <w:noProof/>
          <w:webHidden/>
        </w:rPr>
        <w:fldChar w:fldCharType="separate"/>
      </w:r>
      <w:ins w:id="84" w:author="Carolina Fajardo" w:date="2014-11-24T09:30:00Z">
        <w:r>
          <w:rPr>
            <w:noProof/>
            <w:webHidden/>
          </w:rPr>
          <w:t>23</w:t>
        </w:r>
        <w:r>
          <w:rPr>
            <w:noProof/>
            <w:webHidden/>
          </w:rPr>
          <w:fldChar w:fldCharType="end"/>
        </w:r>
        <w:r w:rsidRPr="00056405">
          <w:rPr>
            <w:rStyle w:val="Hipervnculo"/>
            <w:noProof/>
          </w:rPr>
          <w:fldChar w:fldCharType="end"/>
        </w:r>
      </w:ins>
    </w:p>
    <w:p w:rsidR="002A0B77" w:rsidRDefault="002A0B77">
      <w:pPr>
        <w:pStyle w:val="TDC1"/>
        <w:tabs>
          <w:tab w:val="left" w:pos="403"/>
        </w:tabs>
        <w:rPr>
          <w:ins w:id="85" w:author="Carolina Fajardo" w:date="2014-11-24T09:30:00Z"/>
          <w:rFonts w:asciiTheme="minorHAnsi" w:hAnsiTheme="minorHAnsi"/>
          <w:lang w:val="es-CO" w:eastAsia="es-CO"/>
        </w:rPr>
      </w:pPr>
      <w:ins w:id="86" w:author="Carolina Fajardo" w:date="2014-11-24T09:30:00Z">
        <w:r w:rsidRPr="00056405">
          <w:rPr>
            <w:rStyle w:val="Hipervnculo"/>
          </w:rPr>
          <w:fldChar w:fldCharType="begin"/>
        </w:r>
        <w:r w:rsidRPr="00056405">
          <w:rPr>
            <w:rStyle w:val="Hipervnculo"/>
          </w:rPr>
          <w:instrText xml:space="preserve"> </w:instrText>
        </w:r>
        <w:r>
          <w:instrText>HYPERLINK \l "_Toc404584794"</w:instrText>
        </w:r>
        <w:r w:rsidRPr="00056405">
          <w:rPr>
            <w:rStyle w:val="Hipervnculo"/>
          </w:rPr>
          <w:instrText xml:space="preserve"> </w:instrText>
        </w:r>
        <w:r w:rsidRPr="00056405">
          <w:rPr>
            <w:rStyle w:val="Hipervnculo"/>
          </w:rPr>
        </w:r>
        <w:r w:rsidRPr="00056405">
          <w:rPr>
            <w:rStyle w:val="Hipervnculo"/>
          </w:rPr>
          <w:fldChar w:fldCharType="separate"/>
        </w:r>
        <w:r w:rsidRPr="00056405">
          <w:rPr>
            <w:rStyle w:val="Hipervnculo"/>
          </w:rPr>
          <w:t>6.</w:t>
        </w:r>
        <w:r>
          <w:rPr>
            <w:rFonts w:asciiTheme="minorHAnsi" w:hAnsiTheme="minorHAnsi"/>
            <w:lang w:val="es-CO" w:eastAsia="es-CO"/>
          </w:rPr>
          <w:tab/>
        </w:r>
        <w:r w:rsidRPr="00056405">
          <w:rPr>
            <w:rStyle w:val="Hipervnculo"/>
          </w:rPr>
          <w:t>INSTALACIÓN DE LA APLICACIÓN</w:t>
        </w:r>
        <w:r>
          <w:rPr>
            <w:webHidden/>
          </w:rPr>
          <w:tab/>
        </w:r>
        <w:r>
          <w:rPr>
            <w:webHidden/>
          </w:rPr>
          <w:fldChar w:fldCharType="begin"/>
        </w:r>
        <w:r>
          <w:rPr>
            <w:webHidden/>
          </w:rPr>
          <w:instrText xml:space="preserve"> PAGEREF _Toc404584794 \h </w:instrText>
        </w:r>
        <w:r>
          <w:rPr>
            <w:webHidden/>
          </w:rPr>
        </w:r>
      </w:ins>
      <w:r>
        <w:rPr>
          <w:webHidden/>
        </w:rPr>
        <w:fldChar w:fldCharType="separate"/>
      </w:r>
      <w:ins w:id="87" w:author="Carolina Fajardo" w:date="2014-11-24T09:30:00Z">
        <w:r>
          <w:rPr>
            <w:webHidden/>
          </w:rPr>
          <w:t>27</w:t>
        </w:r>
        <w:r>
          <w:rPr>
            <w:webHidden/>
          </w:rPr>
          <w:fldChar w:fldCharType="end"/>
        </w:r>
        <w:r w:rsidRPr="00056405">
          <w:rPr>
            <w:rStyle w:val="Hipervnculo"/>
          </w:rPr>
          <w:fldChar w:fldCharType="end"/>
        </w:r>
      </w:ins>
    </w:p>
    <w:p w:rsidR="002A0B77" w:rsidRDefault="002A0B77">
      <w:pPr>
        <w:pStyle w:val="TDC2"/>
        <w:rPr>
          <w:ins w:id="88" w:author="Carolina Fajardo" w:date="2014-11-24T09:30:00Z"/>
          <w:rFonts w:asciiTheme="minorHAnsi" w:eastAsiaTheme="minorEastAsia" w:hAnsiTheme="minorHAnsi" w:cstheme="minorBidi"/>
          <w:bCs w:val="0"/>
          <w:caps w:val="0"/>
          <w:noProof/>
          <w:lang w:val="es-CO" w:eastAsia="es-CO"/>
        </w:rPr>
      </w:pPr>
      <w:ins w:id="89" w:author="Carolina Fajardo" w:date="2014-11-24T09:30:00Z">
        <w:r w:rsidRPr="00056405">
          <w:rPr>
            <w:rStyle w:val="Hipervnculo"/>
            <w:noProof/>
          </w:rPr>
          <w:fldChar w:fldCharType="begin"/>
        </w:r>
        <w:r w:rsidRPr="00056405">
          <w:rPr>
            <w:rStyle w:val="Hipervnculo"/>
            <w:noProof/>
          </w:rPr>
          <w:instrText xml:space="preserve"> </w:instrText>
        </w:r>
        <w:r>
          <w:rPr>
            <w:noProof/>
          </w:rPr>
          <w:instrText>HYPERLINK \l "_Toc404584795"</w:instrText>
        </w:r>
        <w:r w:rsidRPr="00056405">
          <w:rPr>
            <w:rStyle w:val="Hipervnculo"/>
            <w:noProof/>
          </w:rPr>
          <w:instrText xml:space="preserve"> </w:instrText>
        </w:r>
        <w:r w:rsidRPr="00056405">
          <w:rPr>
            <w:rStyle w:val="Hipervnculo"/>
            <w:noProof/>
          </w:rPr>
        </w:r>
        <w:r w:rsidRPr="00056405">
          <w:rPr>
            <w:rStyle w:val="Hipervnculo"/>
            <w:noProof/>
          </w:rPr>
          <w:fldChar w:fldCharType="separate"/>
        </w:r>
        <w:r w:rsidRPr="00056405">
          <w:rPr>
            <w:rStyle w:val="Hipervnculo"/>
            <w:noProof/>
          </w:rPr>
          <w:t>6.1</w:t>
        </w:r>
        <w:r>
          <w:rPr>
            <w:rFonts w:asciiTheme="minorHAnsi" w:eastAsiaTheme="minorEastAsia" w:hAnsiTheme="minorHAnsi" w:cstheme="minorBidi"/>
            <w:bCs w:val="0"/>
            <w:caps w:val="0"/>
            <w:noProof/>
            <w:lang w:val="es-CO" w:eastAsia="es-CO"/>
          </w:rPr>
          <w:tab/>
        </w:r>
        <w:r w:rsidRPr="00056405">
          <w:rPr>
            <w:rStyle w:val="Hipervnculo"/>
            <w:noProof/>
          </w:rPr>
          <w:t>INSTALACION DEL SERVIDOR DE LA CAPA DE APLICACIONES – ELEFANTES BLANCOS ADMINISTRADOR</w:t>
        </w:r>
        <w:r>
          <w:rPr>
            <w:noProof/>
            <w:webHidden/>
          </w:rPr>
          <w:tab/>
        </w:r>
        <w:r>
          <w:rPr>
            <w:noProof/>
            <w:webHidden/>
          </w:rPr>
          <w:fldChar w:fldCharType="begin"/>
        </w:r>
        <w:r>
          <w:rPr>
            <w:noProof/>
            <w:webHidden/>
          </w:rPr>
          <w:instrText xml:space="preserve"> PAGEREF _Toc404584795 \h </w:instrText>
        </w:r>
        <w:r>
          <w:rPr>
            <w:noProof/>
            <w:webHidden/>
          </w:rPr>
        </w:r>
      </w:ins>
      <w:r>
        <w:rPr>
          <w:noProof/>
          <w:webHidden/>
        </w:rPr>
        <w:fldChar w:fldCharType="separate"/>
      </w:r>
      <w:ins w:id="90" w:author="Carolina Fajardo" w:date="2014-11-24T09:30:00Z">
        <w:r>
          <w:rPr>
            <w:noProof/>
            <w:webHidden/>
          </w:rPr>
          <w:t>27</w:t>
        </w:r>
        <w:r>
          <w:rPr>
            <w:noProof/>
            <w:webHidden/>
          </w:rPr>
          <w:fldChar w:fldCharType="end"/>
        </w:r>
        <w:r w:rsidRPr="00056405">
          <w:rPr>
            <w:rStyle w:val="Hipervnculo"/>
            <w:noProof/>
          </w:rPr>
          <w:fldChar w:fldCharType="end"/>
        </w:r>
      </w:ins>
    </w:p>
    <w:p w:rsidR="002A0B77" w:rsidRDefault="002A0B77">
      <w:pPr>
        <w:pStyle w:val="TDC3"/>
        <w:rPr>
          <w:ins w:id="91" w:author="Carolina Fajardo" w:date="2014-11-24T09:30:00Z"/>
          <w:rFonts w:asciiTheme="minorHAnsi" w:eastAsiaTheme="minorEastAsia" w:hAnsiTheme="minorHAnsi" w:cstheme="minorBidi"/>
          <w:caps w:val="0"/>
          <w:lang w:val="es-CO" w:eastAsia="es-CO"/>
        </w:rPr>
      </w:pPr>
      <w:ins w:id="92" w:author="Carolina Fajardo" w:date="2014-11-24T09:30:00Z">
        <w:r w:rsidRPr="00056405">
          <w:rPr>
            <w:rStyle w:val="Hipervnculo"/>
          </w:rPr>
          <w:fldChar w:fldCharType="begin"/>
        </w:r>
        <w:r w:rsidRPr="00056405">
          <w:rPr>
            <w:rStyle w:val="Hipervnculo"/>
          </w:rPr>
          <w:instrText xml:space="preserve"> </w:instrText>
        </w:r>
        <w:r>
          <w:instrText>HYPERLINK \l "_Toc404584796"</w:instrText>
        </w:r>
        <w:r w:rsidRPr="00056405">
          <w:rPr>
            <w:rStyle w:val="Hipervnculo"/>
          </w:rPr>
          <w:instrText xml:space="preserve"> </w:instrText>
        </w:r>
        <w:r w:rsidRPr="00056405">
          <w:rPr>
            <w:rStyle w:val="Hipervnculo"/>
          </w:rPr>
        </w:r>
        <w:r w:rsidRPr="00056405">
          <w:rPr>
            <w:rStyle w:val="Hipervnculo"/>
          </w:rPr>
          <w:fldChar w:fldCharType="separate"/>
        </w:r>
        <w:r w:rsidRPr="00056405">
          <w:rPr>
            <w:rStyle w:val="Hipervnculo"/>
          </w:rPr>
          <w:t>6.1.1</w:t>
        </w:r>
        <w:r>
          <w:rPr>
            <w:rFonts w:asciiTheme="minorHAnsi" w:eastAsiaTheme="minorEastAsia" w:hAnsiTheme="minorHAnsi" w:cstheme="minorBidi"/>
            <w:caps w:val="0"/>
            <w:lang w:val="es-CO" w:eastAsia="es-CO"/>
          </w:rPr>
          <w:tab/>
        </w:r>
        <w:r w:rsidRPr="00056405">
          <w:rPr>
            <w:rStyle w:val="Hipervnculo"/>
          </w:rPr>
          <w:t>PRERREQUISITOS</w:t>
        </w:r>
        <w:r>
          <w:rPr>
            <w:webHidden/>
          </w:rPr>
          <w:tab/>
        </w:r>
        <w:r>
          <w:rPr>
            <w:webHidden/>
          </w:rPr>
          <w:fldChar w:fldCharType="begin"/>
        </w:r>
        <w:r>
          <w:rPr>
            <w:webHidden/>
          </w:rPr>
          <w:instrText xml:space="preserve"> PAGEREF _Toc404584796 \h </w:instrText>
        </w:r>
        <w:r>
          <w:rPr>
            <w:webHidden/>
          </w:rPr>
        </w:r>
      </w:ins>
      <w:r>
        <w:rPr>
          <w:webHidden/>
        </w:rPr>
        <w:fldChar w:fldCharType="separate"/>
      </w:r>
      <w:ins w:id="93" w:author="Carolina Fajardo" w:date="2014-11-24T09:30:00Z">
        <w:r>
          <w:rPr>
            <w:webHidden/>
          </w:rPr>
          <w:t>27</w:t>
        </w:r>
        <w:r>
          <w:rPr>
            <w:webHidden/>
          </w:rPr>
          <w:fldChar w:fldCharType="end"/>
        </w:r>
        <w:r w:rsidRPr="00056405">
          <w:rPr>
            <w:rStyle w:val="Hipervnculo"/>
          </w:rPr>
          <w:fldChar w:fldCharType="end"/>
        </w:r>
      </w:ins>
    </w:p>
    <w:p w:rsidR="002A0B77" w:rsidRDefault="002A0B77">
      <w:pPr>
        <w:pStyle w:val="TDC3"/>
        <w:rPr>
          <w:ins w:id="94" w:author="Carolina Fajardo" w:date="2014-11-24T09:30:00Z"/>
          <w:rFonts w:asciiTheme="minorHAnsi" w:eastAsiaTheme="minorEastAsia" w:hAnsiTheme="minorHAnsi" w:cstheme="minorBidi"/>
          <w:caps w:val="0"/>
          <w:lang w:val="es-CO" w:eastAsia="es-CO"/>
        </w:rPr>
      </w:pPr>
      <w:ins w:id="95" w:author="Carolina Fajardo" w:date="2014-11-24T09:30:00Z">
        <w:r w:rsidRPr="00056405">
          <w:rPr>
            <w:rStyle w:val="Hipervnculo"/>
          </w:rPr>
          <w:fldChar w:fldCharType="begin"/>
        </w:r>
        <w:r w:rsidRPr="00056405">
          <w:rPr>
            <w:rStyle w:val="Hipervnculo"/>
          </w:rPr>
          <w:instrText xml:space="preserve"> </w:instrText>
        </w:r>
        <w:r>
          <w:instrText>HYPERLINK \l "_Toc404584797"</w:instrText>
        </w:r>
        <w:r w:rsidRPr="00056405">
          <w:rPr>
            <w:rStyle w:val="Hipervnculo"/>
          </w:rPr>
          <w:instrText xml:space="preserve"> </w:instrText>
        </w:r>
        <w:r w:rsidRPr="00056405">
          <w:rPr>
            <w:rStyle w:val="Hipervnculo"/>
          </w:rPr>
        </w:r>
        <w:r w:rsidRPr="00056405">
          <w:rPr>
            <w:rStyle w:val="Hipervnculo"/>
          </w:rPr>
          <w:fldChar w:fldCharType="separate"/>
        </w:r>
        <w:r w:rsidRPr="00056405">
          <w:rPr>
            <w:rStyle w:val="Hipervnculo"/>
          </w:rPr>
          <w:t>6.1.2</w:t>
        </w:r>
        <w:r>
          <w:rPr>
            <w:rFonts w:asciiTheme="minorHAnsi" w:eastAsiaTheme="minorEastAsia" w:hAnsiTheme="minorHAnsi" w:cstheme="minorBidi"/>
            <w:caps w:val="0"/>
            <w:lang w:val="es-CO" w:eastAsia="es-CO"/>
          </w:rPr>
          <w:tab/>
        </w:r>
        <w:r w:rsidRPr="00056405">
          <w:rPr>
            <w:rStyle w:val="Hipervnculo"/>
          </w:rPr>
          <w:t>INSTALACION DEL SERVIDOR WEB IIS</w:t>
        </w:r>
        <w:r>
          <w:rPr>
            <w:webHidden/>
          </w:rPr>
          <w:tab/>
        </w:r>
        <w:r>
          <w:rPr>
            <w:webHidden/>
          </w:rPr>
          <w:fldChar w:fldCharType="begin"/>
        </w:r>
        <w:r>
          <w:rPr>
            <w:webHidden/>
          </w:rPr>
          <w:instrText xml:space="preserve"> PAGEREF _Toc404584797 \h </w:instrText>
        </w:r>
        <w:r>
          <w:rPr>
            <w:webHidden/>
          </w:rPr>
        </w:r>
      </w:ins>
      <w:r>
        <w:rPr>
          <w:webHidden/>
        </w:rPr>
        <w:fldChar w:fldCharType="separate"/>
      </w:r>
      <w:ins w:id="96" w:author="Carolina Fajardo" w:date="2014-11-24T09:30:00Z">
        <w:r>
          <w:rPr>
            <w:webHidden/>
          </w:rPr>
          <w:t>27</w:t>
        </w:r>
        <w:r>
          <w:rPr>
            <w:webHidden/>
          </w:rPr>
          <w:fldChar w:fldCharType="end"/>
        </w:r>
        <w:r w:rsidRPr="00056405">
          <w:rPr>
            <w:rStyle w:val="Hipervnculo"/>
          </w:rPr>
          <w:fldChar w:fldCharType="end"/>
        </w:r>
      </w:ins>
    </w:p>
    <w:p w:rsidR="002A0B77" w:rsidRDefault="002A0B77">
      <w:pPr>
        <w:pStyle w:val="TDC3"/>
        <w:rPr>
          <w:ins w:id="97" w:author="Carolina Fajardo" w:date="2014-11-24T09:30:00Z"/>
          <w:rFonts w:asciiTheme="minorHAnsi" w:eastAsiaTheme="minorEastAsia" w:hAnsiTheme="minorHAnsi" w:cstheme="minorBidi"/>
          <w:caps w:val="0"/>
          <w:lang w:val="es-CO" w:eastAsia="es-CO"/>
        </w:rPr>
      </w:pPr>
      <w:ins w:id="98" w:author="Carolina Fajardo" w:date="2014-11-24T09:30:00Z">
        <w:r w:rsidRPr="00056405">
          <w:rPr>
            <w:rStyle w:val="Hipervnculo"/>
          </w:rPr>
          <w:fldChar w:fldCharType="begin"/>
        </w:r>
        <w:r w:rsidRPr="00056405">
          <w:rPr>
            <w:rStyle w:val="Hipervnculo"/>
          </w:rPr>
          <w:instrText xml:space="preserve"> </w:instrText>
        </w:r>
        <w:r>
          <w:instrText>HYPERLINK \l "_Toc404584798"</w:instrText>
        </w:r>
        <w:r w:rsidRPr="00056405">
          <w:rPr>
            <w:rStyle w:val="Hipervnculo"/>
          </w:rPr>
          <w:instrText xml:space="preserve"> </w:instrText>
        </w:r>
        <w:r w:rsidRPr="00056405">
          <w:rPr>
            <w:rStyle w:val="Hipervnculo"/>
          </w:rPr>
        </w:r>
        <w:r w:rsidRPr="00056405">
          <w:rPr>
            <w:rStyle w:val="Hipervnculo"/>
          </w:rPr>
          <w:fldChar w:fldCharType="separate"/>
        </w:r>
        <w:r w:rsidRPr="00056405">
          <w:rPr>
            <w:rStyle w:val="Hipervnculo"/>
          </w:rPr>
          <w:t>6.1.3</w:t>
        </w:r>
        <w:r>
          <w:rPr>
            <w:rFonts w:asciiTheme="minorHAnsi" w:eastAsiaTheme="minorEastAsia" w:hAnsiTheme="minorHAnsi" w:cstheme="minorBidi"/>
            <w:caps w:val="0"/>
            <w:lang w:val="es-CO" w:eastAsia="es-CO"/>
          </w:rPr>
          <w:tab/>
        </w:r>
        <w:r w:rsidRPr="00056405">
          <w:rPr>
            <w:rStyle w:val="Hipervnculo"/>
          </w:rPr>
          <w:t>INSTALACION DEL FRAMEWORK 4.5  .NET</w:t>
        </w:r>
        <w:r>
          <w:rPr>
            <w:webHidden/>
          </w:rPr>
          <w:tab/>
        </w:r>
        <w:r>
          <w:rPr>
            <w:webHidden/>
          </w:rPr>
          <w:fldChar w:fldCharType="begin"/>
        </w:r>
        <w:r>
          <w:rPr>
            <w:webHidden/>
          </w:rPr>
          <w:instrText xml:space="preserve"> PAGEREF _Toc404584798 \h </w:instrText>
        </w:r>
        <w:r>
          <w:rPr>
            <w:webHidden/>
          </w:rPr>
        </w:r>
      </w:ins>
      <w:r>
        <w:rPr>
          <w:webHidden/>
        </w:rPr>
        <w:fldChar w:fldCharType="separate"/>
      </w:r>
      <w:ins w:id="99" w:author="Carolina Fajardo" w:date="2014-11-24T09:30:00Z">
        <w:r>
          <w:rPr>
            <w:webHidden/>
          </w:rPr>
          <w:t>38</w:t>
        </w:r>
        <w:r>
          <w:rPr>
            <w:webHidden/>
          </w:rPr>
          <w:fldChar w:fldCharType="end"/>
        </w:r>
        <w:r w:rsidRPr="00056405">
          <w:rPr>
            <w:rStyle w:val="Hipervnculo"/>
          </w:rPr>
          <w:fldChar w:fldCharType="end"/>
        </w:r>
      </w:ins>
    </w:p>
    <w:p w:rsidR="002A0B77" w:rsidRDefault="002A0B77">
      <w:pPr>
        <w:pStyle w:val="TDC3"/>
        <w:rPr>
          <w:ins w:id="100" w:author="Carolina Fajardo" w:date="2014-11-24T09:30:00Z"/>
          <w:rFonts w:asciiTheme="minorHAnsi" w:eastAsiaTheme="minorEastAsia" w:hAnsiTheme="minorHAnsi" w:cstheme="minorBidi"/>
          <w:caps w:val="0"/>
          <w:lang w:val="es-CO" w:eastAsia="es-CO"/>
        </w:rPr>
      </w:pPr>
      <w:ins w:id="101" w:author="Carolina Fajardo" w:date="2014-11-24T09:30:00Z">
        <w:r w:rsidRPr="00056405">
          <w:rPr>
            <w:rStyle w:val="Hipervnculo"/>
          </w:rPr>
          <w:fldChar w:fldCharType="begin"/>
        </w:r>
        <w:r w:rsidRPr="00056405">
          <w:rPr>
            <w:rStyle w:val="Hipervnculo"/>
          </w:rPr>
          <w:instrText xml:space="preserve"> </w:instrText>
        </w:r>
        <w:r>
          <w:instrText>HYPERLINK \l "_Toc404584799"</w:instrText>
        </w:r>
        <w:r w:rsidRPr="00056405">
          <w:rPr>
            <w:rStyle w:val="Hipervnculo"/>
          </w:rPr>
          <w:instrText xml:space="preserve"> </w:instrText>
        </w:r>
        <w:r w:rsidRPr="00056405">
          <w:rPr>
            <w:rStyle w:val="Hipervnculo"/>
          </w:rPr>
        </w:r>
        <w:r w:rsidRPr="00056405">
          <w:rPr>
            <w:rStyle w:val="Hipervnculo"/>
          </w:rPr>
          <w:fldChar w:fldCharType="separate"/>
        </w:r>
        <w:r w:rsidRPr="00056405">
          <w:rPr>
            <w:rStyle w:val="Hipervnculo"/>
          </w:rPr>
          <w:t>6.1.4</w:t>
        </w:r>
        <w:r>
          <w:rPr>
            <w:rFonts w:asciiTheme="minorHAnsi" w:eastAsiaTheme="minorEastAsia" w:hAnsiTheme="minorHAnsi" w:cstheme="minorBidi"/>
            <w:caps w:val="0"/>
            <w:lang w:val="es-CO" w:eastAsia="es-CO"/>
          </w:rPr>
          <w:tab/>
        </w:r>
        <w:r w:rsidRPr="00056405">
          <w:rPr>
            <w:rStyle w:val="Hipervnculo"/>
          </w:rPr>
          <w:t>INSTALACION ASP.NET PARA LA VERSIÓN 4.0</w:t>
        </w:r>
        <w:r>
          <w:rPr>
            <w:webHidden/>
          </w:rPr>
          <w:tab/>
        </w:r>
        <w:r>
          <w:rPr>
            <w:webHidden/>
          </w:rPr>
          <w:fldChar w:fldCharType="begin"/>
        </w:r>
        <w:r>
          <w:rPr>
            <w:webHidden/>
          </w:rPr>
          <w:instrText xml:space="preserve"> PAGEREF _Toc404584799 \h </w:instrText>
        </w:r>
        <w:r>
          <w:rPr>
            <w:webHidden/>
          </w:rPr>
        </w:r>
      </w:ins>
      <w:r>
        <w:rPr>
          <w:webHidden/>
        </w:rPr>
        <w:fldChar w:fldCharType="separate"/>
      </w:r>
      <w:ins w:id="102" w:author="Carolina Fajardo" w:date="2014-11-24T09:30:00Z">
        <w:r>
          <w:rPr>
            <w:webHidden/>
          </w:rPr>
          <w:t>39</w:t>
        </w:r>
        <w:r>
          <w:rPr>
            <w:webHidden/>
          </w:rPr>
          <w:fldChar w:fldCharType="end"/>
        </w:r>
        <w:r w:rsidRPr="00056405">
          <w:rPr>
            <w:rStyle w:val="Hipervnculo"/>
          </w:rPr>
          <w:fldChar w:fldCharType="end"/>
        </w:r>
      </w:ins>
    </w:p>
    <w:p w:rsidR="002A0B77" w:rsidRDefault="002A0B77">
      <w:pPr>
        <w:pStyle w:val="TDC3"/>
        <w:rPr>
          <w:ins w:id="103" w:author="Carolina Fajardo" w:date="2014-11-24T09:30:00Z"/>
          <w:rFonts w:asciiTheme="minorHAnsi" w:eastAsiaTheme="minorEastAsia" w:hAnsiTheme="minorHAnsi" w:cstheme="minorBidi"/>
          <w:caps w:val="0"/>
          <w:lang w:val="es-CO" w:eastAsia="es-CO"/>
        </w:rPr>
      </w:pPr>
      <w:ins w:id="104" w:author="Carolina Fajardo" w:date="2014-11-24T09:30:00Z">
        <w:r w:rsidRPr="00056405">
          <w:rPr>
            <w:rStyle w:val="Hipervnculo"/>
          </w:rPr>
          <w:fldChar w:fldCharType="begin"/>
        </w:r>
        <w:r w:rsidRPr="00056405">
          <w:rPr>
            <w:rStyle w:val="Hipervnculo"/>
          </w:rPr>
          <w:instrText xml:space="preserve"> </w:instrText>
        </w:r>
        <w:r>
          <w:instrText>HYPERLINK \l "_Toc404584800"</w:instrText>
        </w:r>
        <w:r w:rsidRPr="00056405">
          <w:rPr>
            <w:rStyle w:val="Hipervnculo"/>
          </w:rPr>
          <w:instrText xml:space="preserve"> </w:instrText>
        </w:r>
        <w:r w:rsidRPr="00056405">
          <w:rPr>
            <w:rStyle w:val="Hipervnculo"/>
          </w:rPr>
        </w:r>
        <w:r w:rsidRPr="00056405">
          <w:rPr>
            <w:rStyle w:val="Hipervnculo"/>
          </w:rPr>
          <w:fldChar w:fldCharType="separate"/>
        </w:r>
        <w:r w:rsidRPr="00056405">
          <w:rPr>
            <w:rStyle w:val="Hipervnculo"/>
          </w:rPr>
          <w:t>6.1.5</w:t>
        </w:r>
        <w:r>
          <w:rPr>
            <w:rFonts w:asciiTheme="minorHAnsi" w:eastAsiaTheme="minorEastAsia" w:hAnsiTheme="minorHAnsi" w:cstheme="minorBidi"/>
            <w:caps w:val="0"/>
            <w:lang w:val="es-CO" w:eastAsia="es-CO"/>
          </w:rPr>
          <w:tab/>
        </w:r>
        <w:r w:rsidRPr="00056405">
          <w:rPr>
            <w:rStyle w:val="Hipervnculo"/>
          </w:rPr>
          <w:t>INSTALACIÓN CONECTOR MySQL</w:t>
        </w:r>
        <w:r>
          <w:rPr>
            <w:webHidden/>
          </w:rPr>
          <w:tab/>
        </w:r>
        <w:r>
          <w:rPr>
            <w:webHidden/>
          </w:rPr>
          <w:fldChar w:fldCharType="begin"/>
        </w:r>
        <w:r>
          <w:rPr>
            <w:webHidden/>
          </w:rPr>
          <w:instrText xml:space="preserve"> PAGEREF _Toc404584800 \h </w:instrText>
        </w:r>
        <w:r>
          <w:rPr>
            <w:webHidden/>
          </w:rPr>
        </w:r>
      </w:ins>
      <w:r>
        <w:rPr>
          <w:webHidden/>
        </w:rPr>
        <w:fldChar w:fldCharType="separate"/>
      </w:r>
      <w:ins w:id="105" w:author="Carolina Fajardo" w:date="2014-11-24T09:30:00Z">
        <w:r>
          <w:rPr>
            <w:webHidden/>
          </w:rPr>
          <w:t>41</w:t>
        </w:r>
        <w:r>
          <w:rPr>
            <w:webHidden/>
          </w:rPr>
          <w:fldChar w:fldCharType="end"/>
        </w:r>
        <w:r w:rsidRPr="00056405">
          <w:rPr>
            <w:rStyle w:val="Hipervnculo"/>
          </w:rPr>
          <w:fldChar w:fldCharType="end"/>
        </w:r>
      </w:ins>
    </w:p>
    <w:p w:rsidR="002A0B77" w:rsidRDefault="002A0B77">
      <w:pPr>
        <w:pStyle w:val="TDC3"/>
        <w:rPr>
          <w:ins w:id="106" w:author="Carolina Fajardo" w:date="2014-11-24T09:30:00Z"/>
          <w:rFonts w:asciiTheme="minorHAnsi" w:eastAsiaTheme="minorEastAsia" w:hAnsiTheme="minorHAnsi" w:cstheme="minorBidi"/>
          <w:caps w:val="0"/>
          <w:lang w:val="es-CO" w:eastAsia="es-CO"/>
        </w:rPr>
      </w:pPr>
      <w:ins w:id="107" w:author="Carolina Fajardo" w:date="2014-11-24T09:30:00Z">
        <w:r w:rsidRPr="00056405">
          <w:rPr>
            <w:rStyle w:val="Hipervnculo"/>
          </w:rPr>
          <w:fldChar w:fldCharType="begin"/>
        </w:r>
        <w:r w:rsidRPr="00056405">
          <w:rPr>
            <w:rStyle w:val="Hipervnculo"/>
          </w:rPr>
          <w:instrText xml:space="preserve"> </w:instrText>
        </w:r>
        <w:r>
          <w:instrText>HYPERLINK \l "_Toc404584801"</w:instrText>
        </w:r>
        <w:r w:rsidRPr="00056405">
          <w:rPr>
            <w:rStyle w:val="Hipervnculo"/>
          </w:rPr>
          <w:instrText xml:space="preserve"> </w:instrText>
        </w:r>
        <w:r w:rsidRPr="00056405">
          <w:rPr>
            <w:rStyle w:val="Hipervnculo"/>
          </w:rPr>
        </w:r>
        <w:r w:rsidRPr="00056405">
          <w:rPr>
            <w:rStyle w:val="Hipervnculo"/>
          </w:rPr>
          <w:fldChar w:fldCharType="separate"/>
        </w:r>
        <w:r w:rsidRPr="00056405">
          <w:rPr>
            <w:rStyle w:val="Hipervnculo"/>
          </w:rPr>
          <w:t>6.1.6</w:t>
        </w:r>
        <w:r>
          <w:rPr>
            <w:rFonts w:asciiTheme="minorHAnsi" w:eastAsiaTheme="minorEastAsia" w:hAnsiTheme="minorHAnsi" w:cstheme="minorBidi"/>
            <w:caps w:val="0"/>
            <w:lang w:val="es-CO" w:eastAsia="es-CO"/>
          </w:rPr>
          <w:tab/>
        </w:r>
        <w:r w:rsidRPr="00056405">
          <w:rPr>
            <w:rStyle w:val="Hipervnculo"/>
          </w:rPr>
          <w:t>INSTALACION DEL SITIO</w:t>
        </w:r>
        <w:r>
          <w:rPr>
            <w:webHidden/>
          </w:rPr>
          <w:tab/>
        </w:r>
        <w:r>
          <w:rPr>
            <w:webHidden/>
          </w:rPr>
          <w:fldChar w:fldCharType="begin"/>
        </w:r>
        <w:r>
          <w:rPr>
            <w:webHidden/>
          </w:rPr>
          <w:instrText xml:space="preserve"> PAGEREF _Toc404584801 \h </w:instrText>
        </w:r>
        <w:r>
          <w:rPr>
            <w:webHidden/>
          </w:rPr>
        </w:r>
      </w:ins>
      <w:r>
        <w:rPr>
          <w:webHidden/>
        </w:rPr>
        <w:fldChar w:fldCharType="separate"/>
      </w:r>
      <w:ins w:id="108" w:author="Carolina Fajardo" w:date="2014-11-24T09:30:00Z">
        <w:r>
          <w:rPr>
            <w:webHidden/>
          </w:rPr>
          <w:t>42</w:t>
        </w:r>
        <w:r>
          <w:rPr>
            <w:webHidden/>
          </w:rPr>
          <w:fldChar w:fldCharType="end"/>
        </w:r>
        <w:r w:rsidRPr="00056405">
          <w:rPr>
            <w:rStyle w:val="Hipervnculo"/>
          </w:rPr>
          <w:fldChar w:fldCharType="end"/>
        </w:r>
      </w:ins>
    </w:p>
    <w:p w:rsidR="002A0B77" w:rsidRDefault="002A0B77">
      <w:pPr>
        <w:pStyle w:val="TDC3"/>
        <w:rPr>
          <w:ins w:id="109" w:author="Carolina Fajardo" w:date="2014-11-24T09:30:00Z"/>
          <w:rFonts w:asciiTheme="minorHAnsi" w:eastAsiaTheme="minorEastAsia" w:hAnsiTheme="minorHAnsi" w:cstheme="minorBidi"/>
          <w:caps w:val="0"/>
          <w:lang w:val="es-CO" w:eastAsia="es-CO"/>
        </w:rPr>
      </w:pPr>
      <w:ins w:id="110" w:author="Carolina Fajardo" w:date="2014-11-24T09:30:00Z">
        <w:r w:rsidRPr="00056405">
          <w:rPr>
            <w:rStyle w:val="Hipervnculo"/>
          </w:rPr>
          <w:fldChar w:fldCharType="begin"/>
        </w:r>
        <w:r w:rsidRPr="00056405">
          <w:rPr>
            <w:rStyle w:val="Hipervnculo"/>
          </w:rPr>
          <w:instrText xml:space="preserve"> </w:instrText>
        </w:r>
        <w:r>
          <w:instrText>HYPERLINK \l "_Toc404584802"</w:instrText>
        </w:r>
        <w:r w:rsidRPr="00056405">
          <w:rPr>
            <w:rStyle w:val="Hipervnculo"/>
          </w:rPr>
          <w:instrText xml:space="preserve"> </w:instrText>
        </w:r>
        <w:r w:rsidRPr="00056405">
          <w:rPr>
            <w:rStyle w:val="Hipervnculo"/>
          </w:rPr>
        </w:r>
        <w:r w:rsidRPr="00056405">
          <w:rPr>
            <w:rStyle w:val="Hipervnculo"/>
          </w:rPr>
          <w:fldChar w:fldCharType="separate"/>
        </w:r>
        <w:r w:rsidRPr="00056405">
          <w:rPr>
            <w:rStyle w:val="Hipervnculo"/>
          </w:rPr>
          <w:t>6.1.7</w:t>
        </w:r>
        <w:r>
          <w:rPr>
            <w:rFonts w:asciiTheme="minorHAnsi" w:eastAsiaTheme="minorEastAsia" w:hAnsiTheme="minorHAnsi" w:cstheme="minorBidi"/>
            <w:caps w:val="0"/>
            <w:lang w:val="es-CO" w:eastAsia="es-CO"/>
          </w:rPr>
          <w:tab/>
        </w:r>
        <w:r w:rsidRPr="00056405">
          <w:rPr>
            <w:rStyle w:val="Hipervnculo"/>
          </w:rPr>
          <w:t>PERMISOS SOBRE LA CARPETA DE IMAGENES DEL SITIO</w:t>
        </w:r>
        <w:r>
          <w:rPr>
            <w:webHidden/>
          </w:rPr>
          <w:tab/>
        </w:r>
        <w:r>
          <w:rPr>
            <w:webHidden/>
          </w:rPr>
          <w:fldChar w:fldCharType="begin"/>
        </w:r>
        <w:r>
          <w:rPr>
            <w:webHidden/>
          </w:rPr>
          <w:instrText xml:space="preserve"> PAGEREF _Toc404584802 \h </w:instrText>
        </w:r>
        <w:r>
          <w:rPr>
            <w:webHidden/>
          </w:rPr>
        </w:r>
      </w:ins>
      <w:r>
        <w:rPr>
          <w:webHidden/>
        </w:rPr>
        <w:fldChar w:fldCharType="separate"/>
      </w:r>
      <w:ins w:id="111" w:author="Carolina Fajardo" w:date="2014-11-24T09:30:00Z">
        <w:r>
          <w:rPr>
            <w:webHidden/>
          </w:rPr>
          <w:t>47</w:t>
        </w:r>
        <w:r>
          <w:rPr>
            <w:webHidden/>
          </w:rPr>
          <w:fldChar w:fldCharType="end"/>
        </w:r>
        <w:r w:rsidRPr="00056405">
          <w:rPr>
            <w:rStyle w:val="Hipervnculo"/>
          </w:rPr>
          <w:fldChar w:fldCharType="end"/>
        </w:r>
      </w:ins>
    </w:p>
    <w:p w:rsidR="002A0B77" w:rsidRDefault="002A0B77">
      <w:pPr>
        <w:pStyle w:val="TDC3"/>
        <w:rPr>
          <w:ins w:id="112" w:author="Carolina Fajardo" w:date="2014-11-24T09:30:00Z"/>
          <w:rFonts w:asciiTheme="minorHAnsi" w:eastAsiaTheme="minorEastAsia" w:hAnsiTheme="minorHAnsi" w:cstheme="minorBidi"/>
          <w:caps w:val="0"/>
          <w:lang w:val="es-CO" w:eastAsia="es-CO"/>
        </w:rPr>
      </w:pPr>
      <w:ins w:id="113" w:author="Carolina Fajardo" w:date="2014-11-24T09:30:00Z">
        <w:r w:rsidRPr="00056405">
          <w:rPr>
            <w:rStyle w:val="Hipervnculo"/>
          </w:rPr>
          <w:fldChar w:fldCharType="begin"/>
        </w:r>
        <w:r w:rsidRPr="00056405">
          <w:rPr>
            <w:rStyle w:val="Hipervnculo"/>
          </w:rPr>
          <w:instrText xml:space="preserve"> </w:instrText>
        </w:r>
        <w:r>
          <w:instrText>HYPERLINK \l "_Toc404584803"</w:instrText>
        </w:r>
        <w:r w:rsidRPr="00056405">
          <w:rPr>
            <w:rStyle w:val="Hipervnculo"/>
          </w:rPr>
          <w:instrText xml:space="preserve"> </w:instrText>
        </w:r>
        <w:r w:rsidRPr="00056405">
          <w:rPr>
            <w:rStyle w:val="Hipervnculo"/>
          </w:rPr>
        </w:r>
        <w:r w:rsidRPr="00056405">
          <w:rPr>
            <w:rStyle w:val="Hipervnculo"/>
          </w:rPr>
          <w:fldChar w:fldCharType="separate"/>
        </w:r>
        <w:r w:rsidRPr="00056405">
          <w:rPr>
            <w:rStyle w:val="Hipervnculo"/>
          </w:rPr>
          <w:t>6.1.8</w:t>
        </w:r>
        <w:r>
          <w:rPr>
            <w:rFonts w:asciiTheme="minorHAnsi" w:eastAsiaTheme="minorEastAsia" w:hAnsiTheme="minorHAnsi" w:cstheme="minorBidi"/>
            <w:caps w:val="0"/>
            <w:lang w:val="es-CO" w:eastAsia="es-CO"/>
          </w:rPr>
          <w:tab/>
        </w:r>
        <w:r w:rsidRPr="00056405">
          <w:rPr>
            <w:rStyle w:val="Hipervnculo"/>
          </w:rPr>
          <w:t>CONFIGURACIÓN ACCESO A BASE DE DATOS</w:t>
        </w:r>
        <w:r>
          <w:rPr>
            <w:webHidden/>
          </w:rPr>
          <w:tab/>
        </w:r>
        <w:r>
          <w:rPr>
            <w:webHidden/>
          </w:rPr>
          <w:fldChar w:fldCharType="begin"/>
        </w:r>
        <w:r>
          <w:rPr>
            <w:webHidden/>
          </w:rPr>
          <w:instrText xml:space="preserve"> PAGEREF _Toc404584803 \h </w:instrText>
        </w:r>
        <w:r>
          <w:rPr>
            <w:webHidden/>
          </w:rPr>
        </w:r>
      </w:ins>
      <w:r>
        <w:rPr>
          <w:webHidden/>
        </w:rPr>
        <w:fldChar w:fldCharType="separate"/>
      </w:r>
      <w:ins w:id="114" w:author="Carolina Fajardo" w:date="2014-11-24T09:30:00Z">
        <w:r>
          <w:rPr>
            <w:webHidden/>
          </w:rPr>
          <w:t>56</w:t>
        </w:r>
        <w:r>
          <w:rPr>
            <w:webHidden/>
          </w:rPr>
          <w:fldChar w:fldCharType="end"/>
        </w:r>
        <w:r w:rsidRPr="00056405">
          <w:rPr>
            <w:rStyle w:val="Hipervnculo"/>
          </w:rPr>
          <w:fldChar w:fldCharType="end"/>
        </w:r>
      </w:ins>
    </w:p>
    <w:p w:rsidR="002A0B77" w:rsidRDefault="002A0B77">
      <w:pPr>
        <w:pStyle w:val="TDC2"/>
        <w:rPr>
          <w:ins w:id="115" w:author="Carolina Fajardo" w:date="2014-11-24T09:30:00Z"/>
          <w:rFonts w:asciiTheme="minorHAnsi" w:eastAsiaTheme="minorEastAsia" w:hAnsiTheme="minorHAnsi" w:cstheme="minorBidi"/>
          <w:bCs w:val="0"/>
          <w:caps w:val="0"/>
          <w:noProof/>
          <w:lang w:val="es-CO" w:eastAsia="es-CO"/>
        </w:rPr>
      </w:pPr>
      <w:ins w:id="116" w:author="Carolina Fajardo" w:date="2014-11-24T09:30:00Z">
        <w:r w:rsidRPr="00056405">
          <w:rPr>
            <w:rStyle w:val="Hipervnculo"/>
            <w:noProof/>
          </w:rPr>
          <w:fldChar w:fldCharType="begin"/>
        </w:r>
        <w:r w:rsidRPr="00056405">
          <w:rPr>
            <w:rStyle w:val="Hipervnculo"/>
            <w:noProof/>
          </w:rPr>
          <w:instrText xml:space="preserve"> </w:instrText>
        </w:r>
        <w:r>
          <w:rPr>
            <w:noProof/>
          </w:rPr>
          <w:instrText>HYPERLINK \l "_Toc404584804"</w:instrText>
        </w:r>
        <w:r w:rsidRPr="00056405">
          <w:rPr>
            <w:rStyle w:val="Hipervnculo"/>
            <w:noProof/>
          </w:rPr>
          <w:instrText xml:space="preserve"> </w:instrText>
        </w:r>
        <w:r w:rsidRPr="00056405">
          <w:rPr>
            <w:rStyle w:val="Hipervnculo"/>
            <w:noProof/>
          </w:rPr>
        </w:r>
        <w:r w:rsidRPr="00056405">
          <w:rPr>
            <w:rStyle w:val="Hipervnculo"/>
            <w:noProof/>
          </w:rPr>
          <w:fldChar w:fldCharType="separate"/>
        </w:r>
        <w:r w:rsidRPr="00056405">
          <w:rPr>
            <w:rStyle w:val="Hipervnculo"/>
            <w:noProof/>
            <w:lang w:val="es-CO"/>
          </w:rPr>
          <w:t>6.2</w:t>
        </w:r>
        <w:r>
          <w:rPr>
            <w:rFonts w:asciiTheme="minorHAnsi" w:eastAsiaTheme="minorEastAsia" w:hAnsiTheme="minorHAnsi" w:cstheme="minorBidi"/>
            <w:bCs w:val="0"/>
            <w:caps w:val="0"/>
            <w:noProof/>
            <w:lang w:val="es-CO" w:eastAsia="es-CO"/>
          </w:rPr>
          <w:tab/>
        </w:r>
        <w:r w:rsidRPr="00056405">
          <w:rPr>
            <w:rStyle w:val="Hipervnculo"/>
            <w:noProof/>
            <w:lang w:val="es-CO"/>
          </w:rPr>
          <w:t>INSTALACION DEL SERVIDOR DE LA CAPA DE APLICACIONES – SERVICIOS WEB</w:t>
        </w:r>
        <w:r>
          <w:rPr>
            <w:noProof/>
            <w:webHidden/>
          </w:rPr>
          <w:tab/>
        </w:r>
        <w:r>
          <w:rPr>
            <w:noProof/>
            <w:webHidden/>
          </w:rPr>
          <w:fldChar w:fldCharType="begin"/>
        </w:r>
        <w:r>
          <w:rPr>
            <w:noProof/>
            <w:webHidden/>
          </w:rPr>
          <w:instrText xml:space="preserve"> PAGEREF _Toc404584804 \h </w:instrText>
        </w:r>
        <w:r>
          <w:rPr>
            <w:noProof/>
            <w:webHidden/>
          </w:rPr>
        </w:r>
      </w:ins>
      <w:r>
        <w:rPr>
          <w:noProof/>
          <w:webHidden/>
        </w:rPr>
        <w:fldChar w:fldCharType="separate"/>
      </w:r>
      <w:ins w:id="117" w:author="Carolina Fajardo" w:date="2014-11-24T09:30:00Z">
        <w:r>
          <w:rPr>
            <w:noProof/>
            <w:webHidden/>
          </w:rPr>
          <w:t>57</w:t>
        </w:r>
        <w:r>
          <w:rPr>
            <w:noProof/>
            <w:webHidden/>
          </w:rPr>
          <w:fldChar w:fldCharType="end"/>
        </w:r>
        <w:r w:rsidRPr="00056405">
          <w:rPr>
            <w:rStyle w:val="Hipervnculo"/>
            <w:noProof/>
          </w:rPr>
          <w:fldChar w:fldCharType="end"/>
        </w:r>
      </w:ins>
    </w:p>
    <w:p w:rsidR="002A0B77" w:rsidRDefault="002A0B77">
      <w:pPr>
        <w:pStyle w:val="TDC3"/>
        <w:rPr>
          <w:ins w:id="118" w:author="Carolina Fajardo" w:date="2014-11-24T09:30:00Z"/>
          <w:rFonts w:asciiTheme="minorHAnsi" w:eastAsiaTheme="minorEastAsia" w:hAnsiTheme="minorHAnsi" w:cstheme="minorBidi"/>
          <w:caps w:val="0"/>
          <w:lang w:val="es-CO" w:eastAsia="es-CO"/>
        </w:rPr>
      </w:pPr>
      <w:ins w:id="119" w:author="Carolina Fajardo" w:date="2014-11-24T09:30:00Z">
        <w:r w:rsidRPr="00056405">
          <w:rPr>
            <w:rStyle w:val="Hipervnculo"/>
          </w:rPr>
          <w:fldChar w:fldCharType="begin"/>
        </w:r>
        <w:r w:rsidRPr="00056405">
          <w:rPr>
            <w:rStyle w:val="Hipervnculo"/>
          </w:rPr>
          <w:instrText xml:space="preserve"> </w:instrText>
        </w:r>
        <w:r>
          <w:instrText>HYPERLINK \l "_Toc404584805"</w:instrText>
        </w:r>
        <w:r w:rsidRPr="00056405">
          <w:rPr>
            <w:rStyle w:val="Hipervnculo"/>
          </w:rPr>
          <w:instrText xml:space="preserve"> </w:instrText>
        </w:r>
        <w:r w:rsidRPr="00056405">
          <w:rPr>
            <w:rStyle w:val="Hipervnculo"/>
          </w:rPr>
        </w:r>
        <w:r w:rsidRPr="00056405">
          <w:rPr>
            <w:rStyle w:val="Hipervnculo"/>
          </w:rPr>
          <w:fldChar w:fldCharType="separate"/>
        </w:r>
        <w:r w:rsidRPr="00056405">
          <w:rPr>
            <w:rStyle w:val="Hipervnculo"/>
          </w:rPr>
          <w:t>6.2.1</w:t>
        </w:r>
        <w:r>
          <w:rPr>
            <w:rFonts w:asciiTheme="minorHAnsi" w:eastAsiaTheme="minorEastAsia" w:hAnsiTheme="minorHAnsi" w:cstheme="minorBidi"/>
            <w:caps w:val="0"/>
            <w:lang w:val="es-CO" w:eastAsia="es-CO"/>
          </w:rPr>
          <w:tab/>
        </w:r>
        <w:r w:rsidRPr="00056405">
          <w:rPr>
            <w:rStyle w:val="Hipervnculo"/>
          </w:rPr>
          <w:t>PRERREQUISITOS</w:t>
        </w:r>
        <w:r>
          <w:rPr>
            <w:webHidden/>
          </w:rPr>
          <w:tab/>
        </w:r>
        <w:r>
          <w:rPr>
            <w:webHidden/>
          </w:rPr>
          <w:fldChar w:fldCharType="begin"/>
        </w:r>
        <w:r>
          <w:rPr>
            <w:webHidden/>
          </w:rPr>
          <w:instrText xml:space="preserve"> PAGEREF _Toc404584805 \h </w:instrText>
        </w:r>
        <w:r>
          <w:rPr>
            <w:webHidden/>
          </w:rPr>
        </w:r>
      </w:ins>
      <w:r>
        <w:rPr>
          <w:webHidden/>
        </w:rPr>
        <w:fldChar w:fldCharType="separate"/>
      </w:r>
      <w:ins w:id="120" w:author="Carolina Fajardo" w:date="2014-11-24T09:30:00Z">
        <w:r>
          <w:rPr>
            <w:webHidden/>
          </w:rPr>
          <w:t>57</w:t>
        </w:r>
        <w:r>
          <w:rPr>
            <w:webHidden/>
          </w:rPr>
          <w:fldChar w:fldCharType="end"/>
        </w:r>
        <w:r w:rsidRPr="00056405">
          <w:rPr>
            <w:rStyle w:val="Hipervnculo"/>
          </w:rPr>
          <w:fldChar w:fldCharType="end"/>
        </w:r>
      </w:ins>
    </w:p>
    <w:p w:rsidR="002A0B77" w:rsidRDefault="002A0B77">
      <w:pPr>
        <w:pStyle w:val="TDC3"/>
        <w:rPr>
          <w:ins w:id="121" w:author="Carolina Fajardo" w:date="2014-11-24T09:30:00Z"/>
          <w:rFonts w:asciiTheme="minorHAnsi" w:eastAsiaTheme="minorEastAsia" w:hAnsiTheme="minorHAnsi" w:cstheme="minorBidi"/>
          <w:caps w:val="0"/>
          <w:lang w:val="es-CO" w:eastAsia="es-CO"/>
        </w:rPr>
      </w:pPr>
      <w:ins w:id="122" w:author="Carolina Fajardo" w:date="2014-11-24T09:30:00Z">
        <w:r w:rsidRPr="00056405">
          <w:rPr>
            <w:rStyle w:val="Hipervnculo"/>
          </w:rPr>
          <w:fldChar w:fldCharType="begin"/>
        </w:r>
        <w:r w:rsidRPr="00056405">
          <w:rPr>
            <w:rStyle w:val="Hipervnculo"/>
          </w:rPr>
          <w:instrText xml:space="preserve"> </w:instrText>
        </w:r>
        <w:r>
          <w:instrText>HYPERLINK \l "_Toc404584806"</w:instrText>
        </w:r>
        <w:r w:rsidRPr="00056405">
          <w:rPr>
            <w:rStyle w:val="Hipervnculo"/>
          </w:rPr>
          <w:instrText xml:space="preserve"> </w:instrText>
        </w:r>
        <w:r w:rsidRPr="00056405">
          <w:rPr>
            <w:rStyle w:val="Hipervnculo"/>
          </w:rPr>
        </w:r>
        <w:r w:rsidRPr="00056405">
          <w:rPr>
            <w:rStyle w:val="Hipervnculo"/>
          </w:rPr>
          <w:fldChar w:fldCharType="separate"/>
        </w:r>
        <w:r w:rsidRPr="00056405">
          <w:rPr>
            <w:rStyle w:val="Hipervnculo"/>
          </w:rPr>
          <w:t>6.2.2</w:t>
        </w:r>
        <w:r>
          <w:rPr>
            <w:rFonts w:asciiTheme="minorHAnsi" w:eastAsiaTheme="minorEastAsia" w:hAnsiTheme="minorHAnsi" w:cstheme="minorBidi"/>
            <w:caps w:val="0"/>
            <w:lang w:val="es-CO" w:eastAsia="es-CO"/>
          </w:rPr>
          <w:tab/>
        </w:r>
        <w:r w:rsidRPr="00056405">
          <w:rPr>
            <w:rStyle w:val="Hipervnculo"/>
          </w:rPr>
          <w:t>INSTALACION DEL JDK 6.45 o superior</w:t>
        </w:r>
        <w:r>
          <w:rPr>
            <w:webHidden/>
          </w:rPr>
          <w:tab/>
        </w:r>
        <w:r>
          <w:rPr>
            <w:webHidden/>
          </w:rPr>
          <w:fldChar w:fldCharType="begin"/>
        </w:r>
        <w:r>
          <w:rPr>
            <w:webHidden/>
          </w:rPr>
          <w:instrText xml:space="preserve"> PAGEREF _Toc404584806 \h </w:instrText>
        </w:r>
        <w:r>
          <w:rPr>
            <w:webHidden/>
          </w:rPr>
        </w:r>
      </w:ins>
      <w:r>
        <w:rPr>
          <w:webHidden/>
        </w:rPr>
        <w:fldChar w:fldCharType="separate"/>
      </w:r>
      <w:ins w:id="123" w:author="Carolina Fajardo" w:date="2014-11-24T09:30:00Z">
        <w:r>
          <w:rPr>
            <w:webHidden/>
          </w:rPr>
          <w:t>58</w:t>
        </w:r>
        <w:r>
          <w:rPr>
            <w:webHidden/>
          </w:rPr>
          <w:fldChar w:fldCharType="end"/>
        </w:r>
        <w:r w:rsidRPr="00056405">
          <w:rPr>
            <w:rStyle w:val="Hipervnculo"/>
          </w:rPr>
          <w:fldChar w:fldCharType="end"/>
        </w:r>
      </w:ins>
    </w:p>
    <w:p w:rsidR="002A0B77" w:rsidRDefault="002A0B77">
      <w:pPr>
        <w:pStyle w:val="TDC3"/>
        <w:rPr>
          <w:ins w:id="124" w:author="Carolina Fajardo" w:date="2014-11-24T09:30:00Z"/>
          <w:rFonts w:asciiTheme="minorHAnsi" w:eastAsiaTheme="minorEastAsia" w:hAnsiTheme="minorHAnsi" w:cstheme="minorBidi"/>
          <w:caps w:val="0"/>
          <w:lang w:val="es-CO" w:eastAsia="es-CO"/>
        </w:rPr>
      </w:pPr>
      <w:ins w:id="125" w:author="Carolina Fajardo" w:date="2014-11-24T09:30:00Z">
        <w:r w:rsidRPr="00056405">
          <w:rPr>
            <w:rStyle w:val="Hipervnculo"/>
          </w:rPr>
          <w:fldChar w:fldCharType="begin"/>
        </w:r>
        <w:r w:rsidRPr="00056405">
          <w:rPr>
            <w:rStyle w:val="Hipervnculo"/>
          </w:rPr>
          <w:instrText xml:space="preserve"> </w:instrText>
        </w:r>
        <w:r>
          <w:instrText>HYPERLINK \l "_Toc404584807"</w:instrText>
        </w:r>
        <w:r w:rsidRPr="00056405">
          <w:rPr>
            <w:rStyle w:val="Hipervnculo"/>
          </w:rPr>
          <w:instrText xml:space="preserve"> </w:instrText>
        </w:r>
        <w:r w:rsidRPr="00056405">
          <w:rPr>
            <w:rStyle w:val="Hipervnculo"/>
          </w:rPr>
        </w:r>
        <w:r w:rsidRPr="00056405">
          <w:rPr>
            <w:rStyle w:val="Hipervnculo"/>
          </w:rPr>
          <w:fldChar w:fldCharType="separate"/>
        </w:r>
        <w:r w:rsidRPr="00056405">
          <w:rPr>
            <w:rStyle w:val="Hipervnculo"/>
            <w:lang w:eastAsia="es-CO"/>
          </w:rPr>
          <w:t>6.2.3</w:t>
        </w:r>
        <w:r>
          <w:rPr>
            <w:rFonts w:asciiTheme="minorHAnsi" w:eastAsiaTheme="minorEastAsia" w:hAnsiTheme="minorHAnsi" w:cstheme="minorBidi"/>
            <w:caps w:val="0"/>
            <w:lang w:val="es-CO" w:eastAsia="es-CO"/>
          </w:rPr>
          <w:tab/>
        </w:r>
        <w:r w:rsidRPr="00056405">
          <w:rPr>
            <w:rStyle w:val="Hipervnculo"/>
            <w:lang w:eastAsia="es-CO"/>
          </w:rPr>
          <w:t>INSTALACIÓN DEL APACHE TOMCAT 7.0</w:t>
        </w:r>
        <w:r>
          <w:rPr>
            <w:webHidden/>
          </w:rPr>
          <w:tab/>
        </w:r>
        <w:r>
          <w:rPr>
            <w:webHidden/>
          </w:rPr>
          <w:fldChar w:fldCharType="begin"/>
        </w:r>
        <w:r>
          <w:rPr>
            <w:webHidden/>
          </w:rPr>
          <w:instrText xml:space="preserve"> PAGEREF _Toc404584807 \h </w:instrText>
        </w:r>
        <w:r>
          <w:rPr>
            <w:webHidden/>
          </w:rPr>
        </w:r>
      </w:ins>
      <w:r>
        <w:rPr>
          <w:webHidden/>
        </w:rPr>
        <w:fldChar w:fldCharType="separate"/>
      </w:r>
      <w:ins w:id="126" w:author="Carolina Fajardo" w:date="2014-11-24T09:30:00Z">
        <w:r>
          <w:rPr>
            <w:webHidden/>
          </w:rPr>
          <w:t>61</w:t>
        </w:r>
        <w:r>
          <w:rPr>
            <w:webHidden/>
          </w:rPr>
          <w:fldChar w:fldCharType="end"/>
        </w:r>
        <w:r w:rsidRPr="00056405">
          <w:rPr>
            <w:rStyle w:val="Hipervnculo"/>
          </w:rPr>
          <w:fldChar w:fldCharType="end"/>
        </w:r>
      </w:ins>
    </w:p>
    <w:p w:rsidR="002A0B77" w:rsidRDefault="002A0B77">
      <w:pPr>
        <w:pStyle w:val="TDC3"/>
        <w:rPr>
          <w:ins w:id="127" w:author="Carolina Fajardo" w:date="2014-11-24T09:30:00Z"/>
          <w:rFonts w:asciiTheme="minorHAnsi" w:eastAsiaTheme="minorEastAsia" w:hAnsiTheme="minorHAnsi" w:cstheme="minorBidi"/>
          <w:caps w:val="0"/>
          <w:lang w:val="es-CO" w:eastAsia="es-CO"/>
        </w:rPr>
      </w:pPr>
      <w:ins w:id="128" w:author="Carolina Fajardo" w:date="2014-11-24T09:30:00Z">
        <w:r w:rsidRPr="00056405">
          <w:rPr>
            <w:rStyle w:val="Hipervnculo"/>
          </w:rPr>
          <w:fldChar w:fldCharType="begin"/>
        </w:r>
        <w:r w:rsidRPr="00056405">
          <w:rPr>
            <w:rStyle w:val="Hipervnculo"/>
          </w:rPr>
          <w:instrText xml:space="preserve"> </w:instrText>
        </w:r>
        <w:r>
          <w:instrText>HYPERLINK \l "_Toc404584808"</w:instrText>
        </w:r>
        <w:r w:rsidRPr="00056405">
          <w:rPr>
            <w:rStyle w:val="Hipervnculo"/>
          </w:rPr>
          <w:instrText xml:space="preserve"> </w:instrText>
        </w:r>
        <w:r w:rsidRPr="00056405">
          <w:rPr>
            <w:rStyle w:val="Hipervnculo"/>
          </w:rPr>
        </w:r>
        <w:r w:rsidRPr="00056405">
          <w:rPr>
            <w:rStyle w:val="Hipervnculo"/>
          </w:rPr>
          <w:fldChar w:fldCharType="separate"/>
        </w:r>
        <w:r w:rsidRPr="00056405">
          <w:rPr>
            <w:rStyle w:val="Hipervnculo"/>
          </w:rPr>
          <w:t>6.2.4</w:t>
        </w:r>
        <w:r>
          <w:rPr>
            <w:rFonts w:asciiTheme="minorHAnsi" w:eastAsiaTheme="minorEastAsia" w:hAnsiTheme="minorHAnsi" w:cstheme="minorBidi"/>
            <w:caps w:val="0"/>
            <w:lang w:val="es-CO" w:eastAsia="es-CO"/>
          </w:rPr>
          <w:tab/>
        </w:r>
        <w:r w:rsidRPr="00056405">
          <w:rPr>
            <w:rStyle w:val="Hipervnculo"/>
          </w:rPr>
          <w:t>CREAR USUARIO Y ROL EN APACHE TOMCAT</w:t>
        </w:r>
        <w:r>
          <w:rPr>
            <w:webHidden/>
          </w:rPr>
          <w:tab/>
        </w:r>
        <w:r>
          <w:rPr>
            <w:webHidden/>
          </w:rPr>
          <w:fldChar w:fldCharType="begin"/>
        </w:r>
        <w:r>
          <w:rPr>
            <w:webHidden/>
          </w:rPr>
          <w:instrText xml:space="preserve"> PAGEREF _Toc404584808 \h </w:instrText>
        </w:r>
        <w:r>
          <w:rPr>
            <w:webHidden/>
          </w:rPr>
        </w:r>
      </w:ins>
      <w:r>
        <w:rPr>
          <w:webHidden/>
        </w:rPr>
        <w:fldChar w:fldCharType="separate"/>
      </w:r>
      <w:ins w:id="129" w:author="Carolina Fajardo" w:date="2014-11-24T09:30:00Z">
        <w:r>
          <w:rPr>
            <w:webHidden/>
          </w:rPr>
          <w:t>69</w:t>
        </w:r>
        <w:r>
          <w:rPr>
            <w:webHidden/>
          </w:rPr>
          <w:fldChar w:fldCharType="end"/>
        </w:r>
        <w:r w:rsidRPr="00056405">
          <w:rPr>
            <w:rStyle w:val="Hipervnculo"/>
          </w:rPr>
          <w:fldChar w:fldCharType="end"/>
        </w:r>
      </w:ins>
    </w:p>
    <w:p w:rsidR="002A0B77" w:rsidRDefault="002A0B77">
      <w:pPr>
        <w:pStyle w:val="TDC3"/>
        <w:rPr>
          <w:ins w:id="130" w:author="Carolina Fajardo" w:date="2014-11-24T09:30:00Z"/>
          <w:rFonts w:asciiTheme="minorHAnsi" w:eastAsiaTheme="minorEastAsia" w:hAnsiTheme="minorHAnsi" w:cstheme="minorBidi"/>
          <w:caps w:val="0"/>
          <w:lang w:val="es-CO" w:eastAsia="es-CO"/>
        </w:rPr>
      </w:pPr>
      <w:ins w:id="131" w:author="Carolina Fajardo" w:date="2014-11-24T09:30:00Z">
        <w:r w:rsidRPr="00056405">
          <w:rPr>
            <w:rStyle w:val="Hipervnculo"/>
          </w:rPr>
          <w:fldChar w:fldCharType="begin"/>
        </w:r>
        <w:r w:rsidRPr="00056405">
          <w:rPr>
            <w:rStyle w:val="Hipervnculo"/>
          </w:rPr>
          <w:instrText xml:space="preserve"> </w:instrText>
        </w:r>
        <w:r>
          <w:instrText>HYPERLINK \l "_Toc404584809"</w:instrText>
        </w:r>
        <w:r w:rsidRPr="00056405">
          <w:rPr>
            <w:rStyle w:val="Hipervnculo"/>
          </w:rPr>
          <w:instrText xml:space="preserve"> </w:instrText>
        </w:r>
        <w:r w:rsidRPr="00056405">
          <w:rPr>
            <w:rStyle w:val="Hipervnculo"/>
          </w:rPr>
        </w:r>
        <w:r w:rsidRPr="00056405">
          <w:rPr>
            <w:rStyle w:val="Hipervnculo"/>
          </w:rPr>
          <w:fldChar w:fldCharType="separate"/>
        </w:r>
        <w:r w:rsidRPr="00056405">
          <w:rPr>
            <w:rStyle w:val="Hipervnculo"/>
          </w:rPr>
          <w:t>6.2.5</w:t>
        </w:r>
        <w:r>
          <w:rPr>
            <w:rFonts w:asciiTheme="minorHAnsi" w:eastAsiaTheme="minorEastAsia" w:hAnsiTheme="minorHAnsi" w:cstheme="minorBidi"/>
            <w:caps w:val="0"/>
            <w:lang w:val="es-CO" w:eastAsia="es-CO"/>
          </w:rPr>
          <w:tab/>
        </w:r>
        <w:r w:rsidRPr="00056405">
          <w:rPr>
            <w:rStyle w:val="Hipervnculo"/>
          </w:rPr>
          <w:t>CREAR RECURSOS DE DATOS</w:t>
        </w:r>
        <w:r>
          <w:rPr>
            <w:webHidden/>
          </w:rPr>
          <w:tab/>
        </w:r>
        <w:r>
          <w:rPr>
            <w:webHidden/>
          </w:rPr>
          <w:fldChar w:fldCharType="begin"/>
        </w:r>
        <w:r>
          <w:rPr>
            <w:webHidden/>
          </w:rPr>
          <w:instrText xml:space="preserve"> PAGEREF _Toc404584809 \h </w:instrText>
        </w:r>
        <w:r>
          <w:rPr>
            <w:webHidden/>
          </w:rPr>
        </w:r>
      </w:ins>
      <w:r>
        <w:rPr>
          <w:webHidden/>
        </w:rPr>
        <w:fldChar w:fldCharType="separate"/>
      </w:r>
      <w:ins w:id="132" w:author="Carolina Fajardo" w:date="2014-11-24T09:30:00Z">
        <w:r>
          <w:rPr>
            <w:webHidden/>
          </w:rPr>
          <w:t>70</w:t>
        </w:r>
        <w:r>
          <w:rPr>
            <w:webHidden/>
          </w:rPr>
          <w:fldChar w:fldCharType="end"/>
        </w:r>
        <w:r w:rsidRPr="00056405">
          <w:rPr>
            <w:rStyle w:val="Hipervnculo"/>
          </w:rPr>
          <w:fldChar w:fldCharType="end"/>
        </w:r>
      </w:ins>
    </w:p>
    <w:p w:rsidR="002A0B77" w:rsidRDefault="002A0B77">
      <w:pPr>
        <w:pStyle w:val="TDC3"/>
        <w:rPr>
          <w:ins w:id="133" w:author="Carolina Fajardo" w:date="2014-11-24T09:30:00Z"/>
          <w:rFonts w:asciiTheme="minorHAnsi" w:eastAsiaTheme="minorEastAsia" w:hAnsiTheme="minorHAnsi" w:cstheme="minorBidi"/>
          <w:caps w:val="0"/>
          <w:lang w:val="es-CO" w:eastAsia="es-CO"/>
        </w:rPr>
      </w:pPr>
      <w:ins w:id="134" w:author="Carolina Fajardo" w:date="2014-11-24T09:30:00Z">
        <w:r w:rsidRPr="00056405">
          <w:rPr>
            <w:rStyle w:val="Hipervnculo"/>
          </w:rPr>
          <w:fldChar w:fldCharType="begin"/>
        </w:r>
        <w:r w:rsidRPr="00056405">
          <w:rPr>
            <w:rStyle w:val="Hipervnculo"/>
          </w:rPr>
          <w:instrText xml:space="preserve"> </w:instrText>
        </w:r>
        <w:r>
          <w:instrText>HYPERLINK \l "_Toc404584810"</w:instrText>
        </w:r>
        <w:r w:rsidRPr="00056405">
          <w:rPr>
            <w:rStyle w:val="Hipervnculo"/>
          </w:rPr>
          <w:instrText xml:space="preserve"> </w:instrText>
        </w:r>
        <w:r w:rsidRPr="00056405">
          <w:rPr>
            <w:rStyle w:val="Hipervnculo"/>
          </w:rPr>
        </w:r>
        <w:r w:rsidRPr="00056405">
          <w:rPr>
            <w:rStyle w:val="Hipervnculo"/>
          </w:rPr>
          <w:fldChar w:fldCharType="separate"/>
        </w:r>
        <w:r w:rsidRPr="00056405">
          <w:rPr>
            <w:rStyle w:val="Hipervnculo"/>
          </w:rPr>
          <w:t>6.2.6</w:t>
        </w:r>
        <w:r>
          <w:rPr>
            <w:rFonts w:asciiTheme="minorHAnsi" w:eastAsiaTheme="minorEastAsia" w:hAnsiTheme="minorHAnsi" w:cstheme="minorBidi"/>
            <w:caps w:val="0"/>
            <w:lang w:val="es-CO" w:eastAsia="es-CO"/>
          </w:rPr>
          <w:tab/>
        </w:r>
        <w:r w:rsidRPr="00056405">
          <w:rPr>
            <w:rStyle w:val="Hipervnculo"/>
          </w:rPr>
          <w:t>INICIAR SERVICIO DE APATCHE TOMCAT</w:t>
        </w:r>
        <w:r>
          <w:rPr>
            <w:webHidden/>
          </w:rPr>
          <w:tab/>
        </w:r>
        <w:r>
          <w:rPr>
            <w:webHidden/>
          </w:rPr>
          <w:fldChar w:fldCharType="begin"/>
        </w:r>
        <w:r>
          <w:rPr>
            <w:webHidden/>
          </w:rPr>
          <w:instrText xml:space="preserve"> PAGEREF _Toc404584810 \h </w:instrText>
        </w:r>
        <w:r>
          <w:rPr>
            <w:webHidden/>
          </w:rPr>
        </w:r>
      </w:ins>
      <w:r>
        <w:rPr>
          <w:webHidden/>
        </w:rPr>
        <w:fldChar w:fldCharType="separate"/>
      </w:r>
      <w:ins w:id="135" w:author="Carolina Fajardo" w:date="2014-11-24T09:30:00Z">
        <w:r>
          <w:rPr>
            <w:webHidden/>
          </w:rPr>
          <w:t>70</w:t>
        </w:r>
        <w:r>
          <w:rPr>
            <w:webHidden/>
          </w:rPr>
          <w:fldChar w:fldCharType="end"/>
        </w:r>
        <w:r w:rsidRPr="00056405">
          <w:rPr>
            <w:rStyle w:val="Hipervnculo"/>
          </w:rPr>
          <w:fldChar w:fldCharType="end"/>
        </w:r>
      </w:ins>
    </w:p>
    <w:p w:rsidR="002A0B77" w:rsidRDefault="002A0B77">
      <w:pPr>
        <w:pStyle w:val="TDC3"/>
        <w:rPr>
          <w:ins w:id="136" w:author="Carolina Fajardo" w:date="2014-11-24T09:30:00Z"/>
          <w:rFonts w:asciiTheme="minorHAnsi" w:eastAsiaTheme="minorEastAsia" w:hAnsiTheme="minorHAnsi" w:cstheme="minorBidi"/>
          <w:caps w:val="0"/>
          <w:lang w:val="es-CO" w:eastAsia="es-CO"/>
        </w:rPr>
      </w:pPr>
      <w:ins w:id="137" w:author="Carolina Fajardo" w:date="2014-11-24T09:30:00Z">
        <w:r w:rsidRPr="00056405">
          <w:rPr>
            <w:rStyle w:val="Hipervnculo"/>
          </w:rPr>
          <w:fldChar w:fldCharType="begin"/>
        </w:r>
        <w:r w:rsidRPr="00056405">
          <w:rPr>
            <w:rStyle w:val="Hipervnculo"/>
          </w:rPr>
          <w:instrText xml:space="preserve"> </w:instrText>
        </w:r>
        <w:r>
          <w:instrText>HYPERLINK \l "_Toc404584811"</w:instrText>
        </w:r>
        <w:r w:rsidRPr="00056405">
          <w:rPr>
            <w:rStyle w:val="Hipervnculo"/>
          </w:rPr>
          <w:instrText xml:space="preserve"> </w:instrText>
        </w:r>
        <w:r w:rsidRPr="00056405">
          <w:rPr>
            <w:rStyle w:val="Hipervnculo"/>
          </w:rPr>
        </w:r>
        <w:r w:rsidRPr="00056405">
          <w:rPr>
            <w:rStyle w:val="Hipervnculo"/>
          </w:rPr>
          <w:fldChar w:fldCharType="separate"/>
        </w:r>
        <w:r w:rsidRPr="00056405">
          <w:rPr>
            <w:rStyle w:val="Hipervnculo"/>
          </w:rPr>
          <w:t>6.2.7</w:t>
        </w:r>
        <w:r>
          <w:rPr>
            <w:rFonts w:asciiTheme="minorHAnsi" w:eastAsiaTheme="minorEastAsia" w:hAnsiTheme="minorHAnsi" w:cstheme="minorBidi"/>
            <w:caps w:val="0"/>
            <w:lang w:val="es-CO" w:eastAsia="es-CO"/>
          </w:rPr>
          <w:tab/>
        </w:r>
        <w:r w:rsidRPr="00056405">
          <w:rPr>
            <w:rStyle w:val="Hipervnculo"/>
          </w:rPr>
          <w:t>HABILITAR PUERTO 8080 EN WINDOWS SERVER</w:t>
        </w:r>
        <w:r>
          <w:rPr>
            <w:webHidden/>
          </w:rPr>
          <w:tab/>
        </w:r>
        <w:r>
          <w:rPr>
            <w:webHidden/>
          </w:rPr>
          <w:fldChar w:fldCharType="begin"/>
        </w:r>
        <w:r>
          <w:rPr>
            <w:webHidden/>
          </w:rPr>
          <w:instrText xml:space="preserve"> PAGEREF _Toc404584811 \h </w:instrText>
        </w:r>
        <w:r>
          <w:rPr>
            <w:webHidden/>
          </w:rPr>
        </w:r>
      </w:ins>
      <w:r>
        <w:rPr>
          <w:webHidden/>
        </w:rPr>
        <w:fldChar w:fldCharType="separate"/>
      </w:r>
      <w:ins w:id="138" w:author="Carolina Fajardo" w:date="2014-11-24T09:30:00Z">
        <w:r>
          <w:rPr>
            <w:webHidden/>
          </w:rPr>
          <w:t>72</w:t>
        </w:r>
        <w:r>
          <w:rPr>
            <w:webHidden/>
          </w:rPr>
          <w:fldChar w:fldCharType="end"/>
        </w:r>
        <w:r w:rsidRPr="00056405">
          <w:rPr>
            <w:rStyle w:val="Hipervnculo"/>
          </w:rPr>
          <w:fldChar w:fldCharType="end"/>
        </w:r>
      </w:ins>
    </w:p>
    <w:p w:rsidR="002A0B77" w:rsidRDefault="002A0B77">
      <w:pPr>
        <w:pStyle w:val="TDC3"/>
        <w:rPr>
          <w:ins w:id="139" w:author="Carolina Fajardo" w:date="2014-11-24T09:30:00Z"/>
          <w:rFonts w:asciiTheme="minorHAnsi" w:eastAsiaTheme="minorEastAsia" w:hAnsiTheme="minorHAnsi" w:cstheme="minorBidi"/>
          <w:caps w:val="0"/>
          <w:lang w:val="es-CO" w:eastAsia="es-CO"/>
        </w:rPr>
      </w:pPr>
      <w:ins w:id="140" w:author="Carolina Fajardo" w:date="2014-11-24T09:30:00Z">
        <w:r w:rsidRPr="00056405">
          <w:rPr>
            <w:rStyle w:val="Hipervnculo"/>
          </w:rPr>
          <w:fldChar w:fldCharType="begin"/>
        </w:r>
        <w:r w:rsidRPr="00056405">
          <w:rPr>
            <w:rStyle w:val="Hipervnculo"/>
          </w:rPr>
          <w:instrText xml:space="preserve"> </w:instrText>
        </w:r>
        <w:r>
          <w:instrText>HYPERLINK \l "_Toc404584812"</w:instrText>
        </w:r>
        <w:r w:rsidRPr="00056405">
          <w:rPr>
            <w:rStyle w:val="Hipervnculo"/>
          </w:rPr>
          <w:instrText xml:space="preserve"> </w:instrText>
        </w:r>
        <w:r w:rsidRPr="00056405">
          <w:rPr>
            <w:rStyle w:val="Hipervnculo"/>
          </w:rPr>
        </w:r>
        <w:r w:rsidRPr="00056405">
          <w:rPr>
            <w:rStyle w:val="Hipervnculo"/>
          </w:rPr>
          <w:fldChar w:fldCharType="separate"/>
        </w:r>
        <w:r w:rsidRPr="00056405">
          <w:rPr>
            <w:rStyle w:val="Hipervnculo"/>
          </w:rPr>
          <w:t>6.2.8</w:t>
        </w:r>
        <w:r>
          <w:rPr>
            <w:rFonts w:asciiTheme="minorHAnsi" w:eastAsiaTheme="minorEastAsia" w:hAnsiTheme="minorHAnsi" w:cstheme="minorBidi"/>
            <w:caps w:val="0"/>
            <w:lang w:val="es-CO" w:eastAsia="es-CO"/>
          </w:rPr>
          <w:tab/>
        </w:r>
        <w:r w:rsidRPr="00056405">
          <w:rPr>
            <w:rStyle w:val="Hipervnculo"/>
          </w:rPr>
          <w:t>INSTALACION DEL SITIO</w:t>
        </w:r>
        <w:r>
          <w:rPr>
            <w:webHidden/>
          </w:rPr>
          <w:tab/>
        </w:r>
        <w:r>
          <w:rPr>
            <w:webHidden/>
          </w:rPr>
          <w:fldChar w:fldCharType="begin"/>
        </w:r>
        <w:r>
          <w:rPr>
            <w:webHidden/>
          </w:rPr>
          <w:instrText xml:space="preserve"> PAGEREF _Toc404584812 \h </w:instrText>
        </w:r>
        <w:r>
          <w:rPr>
            <w:webHidden/>
          </w:rPr>
        </w:r>
      </w:ins>
      <w:r>
        <w:rPr>
          <w:webHidden/>
        </w:rPr>
        <w:fldChar w:fldCharType="separate"/>
      </w:r>
      <w:ins w:id="141" w:author="Carolina Fajardo" w:date="2014-11-24T09:30:00Z">
        <w:r>
          <w:rPr>
            <w:webHidden/>
          </w:rPr>
          <w:t>78</w:t>
        </w:r>
        <w:r>
          <w:rPr>
            <w:webHidden/>
          </w:rPr>
          <w:fldChar w:fldCharType="end"/>
        </w:r>
        <w:r w:rsidRPr="00056405">
          <w:rPr>
            <w:rStyle w:val="Hipervnculo"/>
          </w:rPr>
          <w:fldChar w:fldCharType="end"/>
        </w:r>
      </w:ins>
    </w:p>
    <w:p w:rsidR="002A0B77" w:rsidRDefault="002A0B77">
      <w:pPr>
        <w:pStyle w:val="TDC3"/>
        <w:rPr>
          <w:ins w:id="142" w:author="Carolina Fajardo" w:date="2014-11-24T09:30:00Z"/>
          <w:rFonts w:asciiTheme="minorHAnsi" w:eastAsiaTheme="minorEastAsia" w:hAnsiTheme="minorHAnsi" w:cstheme="minorBidi"/>
          <w:caps w:val="0"/>
          <w:lang w:val="es-CO" w:eastAsia="es-CO"/>
        </w:rPr>
      </w:pPr>
      <w:ins w:id="143" w:author="Carolina Fajardo" w:date="2014-11-24T09:30:00Z">
        <w:r w:rsidRPr="00056405">
          <w:rPr>
            <w:rStyle w:val="Hipervnculo"/>
          </w:rPr>
          <w:fldChar w:fldCharType="begin"/>
        </w:r>
        <w:r w:rsidRPr="00056405">
          <w:rPr>
            <w:rStyle w:val="Hipervnculo"/>
          </w:rPr>
          <w:instrText xml:space="preserve"> </w:instrText>
        </w:r>
        <w:r>
          <w:instrText>HYPERLINK \l "_Toc404584813"</w:instrText>
        </w:r>
        <w:r w:rsidRPr="00056405">
          <w:rPr>
            <w:rStyle w:val="Hipervnculo"/>
          </w:rPr>
          <w:instrText xml:space="preserve"> </w:instrText>
        </w:r>
        <w:r w:rsidRPr="00056405">
          <w:rPr>
            <w:rStyle w:val="Hipervnculo"/>
          </w:rPr>
        </w:r>
        <w:r w:rsidRPr="00056405">
          <w:rPr>
            <w:rStyle w:val="Hipervnculo"/>
          </w:rPr>
          <w:fldChar w:fldCharType="separate"/>
        </w:r>
        <w:r w:rsidRPr="00056405">
          <w:rPr>
            <w:rStyle w:val="Hipervnculo"/>
          </w:rPr>
          <w:t>6.2.9</w:t>
        </w:r>
        <w:r>
          <w:rPr>
            <w:rFonts w:asciiTheme="minorHAnsi" w:eastAsiaTheme="minorEastAsia" w:hAnsiTheme="minorHAnsi" w:cstheme="minorBidi"/>
            <w:caps w:val="0"/>
            <w:lang w:val="es-CO" w:eastAsia="es-CO"/>
          </w:rPr>
          <w:tab/>
        </w:r>
        <w:r w:rsidRPr="00056405">
          <w:rPr>
            <w:rStyle w:val="Hipervnculo"/>
          </w:rPr>
          <w:t>CREACION DE CARPETA DE IMÁGENES</w:t>
        </w:r>
        <w:r>
          <w:rPr>
            <w:webHidden/>
          </w:rPr>
          <w:tab/>
        </w:r>
        <w:r>
          <w:rPr>
            <w:webHidden/>
          </w:rPr>
          <w:fldChar w:fldCharType="begin"/>
        </w:r>
        <w:r>
          <w:rPr>
            <w:webHidden/>
          </w:rPr>
          <w:instrText xml:space="preserve"> PAGEREF _Toc404584813 \h </w:instrText>
        </w:r>
        <w:r>
          <w:rPr>
            <w:webHidden/>
          </w:rPr>
        </w:r>
      </w:ins>
      <w:r>
        <w:rPr>
          <w:webHidden/>
        </w:rPr>
        <w:fldChar w:fldCharType="separate"/>
      </w:r>
      <w:ins w:id="144" w:author="Carolina Fajardo" w:date="2014-11-24T09:30:00Z">
        <w:r>
          <w:rPr>
            <w:webHidden/>
          </w:rPr>
          <w:t>79</w:t>
        </w:r>
        <w:r>
          <w:rPr>
            <w:webHidden/>
          </w:rPr>
          <w:fldChar w:fldCharType="end"/>
        </w:r>
        <w:r w:rsidRPr="00056405">
          <w:rPr>
            <w:rStyle w:val="Hipervnculo"/>
          </w:rPr>
          <w:fldChar w:fldCharType="end"/>
        </w:r>
      </w:ins>
    </w:p>
    <w:p w:rsidR="002A0B77" w:rsidRDefault="002A0B77">
      <w:pPr>
        <w:pStyle w:val="TDC1"/>
        <w:tabs>
          <w:tab w:val="left" w:pos="403"/>
        </w:tabs>
        <w:rPr>
          <w:ins w:id="145" w:author="Carolina Fajardo" w:date="2014-11-24T09:30:00Z"/>
          <w:rFonts w:asciiTheme="minorHAnsi" w:hAnsiTheme="minorHAnsi"/>
          <w:lang w:val="es-CO" w:eastAsia="es-CO"/>
        </w:rPr>
      </w:pPr>
      <w:ins w:id="146" w:author="Carolina Fajardo" w:date="2014-11-24T09:30:00Z">
        <w:r w:rsidRPr="00056405">
          <w:rPr>
            <w:rStyle w:val="Hipervnculo"/>
          </w:rPr>
          <w:fldChar w:fldCharType="begin"/>
        </w:r>
        <w:r w:rsidRPr="00056405">
          <w:rPr>
            <w:rStyle w:val="Hipervnculo"/>
          </w:rPr>
          <w:instrText xml:space="preserve"> </w:instrText>
        </w:r>
        <w:r>
          <w:instrText>HYPERLINK \l "_Toc404584814"</w:instrText>
        </w:r>
        <w:r w:rsidRPr="00056405">
          <w:rPr>
            <w:rStyle w:val="Hipervnculo"/>
          </w:rPr>
          <w:instrText xml:space="preserve"> </w:instrText>
        </w:r>
        <w:r w:rsidRPr="00056405">
          <w:rPr>
            <w:rStyle w:val="Hipervnculo"/>
          </w:rPr>
        </w:r>
        <w:r w:rsidRPr="00056405">
          <w:rPr>
            <w:rStyle w:val="Hipervnculo"/>
          </w:rPr>
          <w:fldChar w:fldCharType="separate"/>
        </w:r>
        <w:r w:rsidRPr="00056405">
          <w:rPr>
            <w:rStyle w:val="Hipervnculo"/>
          </w:rPr>
          <w:t>7.</w:t>
        </w:r>
        <w:r>
          <w:rPr>
            <w:rFonts w:asciiTheme="minorHAnsi" w:hAnsiTheme="minorHAnsi"/>
            <w:lang w:val="es-CO" w:eastAsia="es-CO"/>
          </w:rPr>
          <w:tab/>
        </w:r>
        <w:r w:rsidRPr="00056405">
          <w:rPr>
            <w:rStyle w:val="Hipervnculo"/>
          </w:rPr>
          <w:t>VERIFICAR INSTALACIÓN</w:t>
        </w:r>
        <w:r>
          <w:rPr>
            <w:webHidden/>
          </w:rPr>
          <w:tab/>
        </w:r>
        <w:r>
          <w:rPr>
            <w:webHidden/>
          </w:rPr>
          <w:fldChar w:fldCharType="begin"/>
        </w:r>
        <w:r>
          <w:rPr>
            <w:webHidden/>
          </w:rPr>
          <w:instrText xml:space="preserve"> PAGEREF _Toc404584814 \h </w:instrText>
        </w:r>
        <w:r>
          <w:rPr>
            <w:webHidden/>
          </w:rPr>
        </w:r>
      </w:ins>
      <w:r>
        <w:rPr>
          <w:webHidden/>
        </w:rPr>
        <w:fldChar w:fldCharType="separate"/>
      </w:r>
      <w:ins w:id="147" w:author="Carolina Fajardo" w:date="2014-11-24T09:30:00Z">
        <w:r>
          <w:rPr>
            <w:webHidden/>
          </w:rPr>
          <w:t>80</w:t>
        </w:r>
        <w:r>
          <w:rPr>
            <w:webHidden/>
          </w:rPr>
          <w:fldChar w:fldCharType="end"/>
        </w:r>
        <w:r w:rsidRPr="00056405">
          <w:rPr>
            <w:rStyle w:val="Hipervnculo"/>
          </w:rPr>
          <w:fldChar w:fldCharType="end"/>
        </w:r>
      </w:ins>
    </w:p>
    <w:p w:rsidR="002A0B77" w:rsidRDefault="002A0B77">
      <w:pPr>
        <w:pStyle w:val="TDC2"/>
        <w:rPr>
          <w:ins w:id="148" w:author="Carolina Fajardo" w:date="2014-11-24T09:30:00Z"/>
          <w:rFonts w:asciiTheme="minorHAnsi" w:eastAsiaTheme="minorEastAsia" w:hAnsiTheme="minorHAnsi" w:cstheme="minorBidi"/>
          <w:bCs w:val="0"/>
          <w:caps w:val="0"/>
          <w:noProof/>
          <w:lang w:val="es-CO" w:eastAsia="es-CO"/>
        </w:rPr>
      </w:pPr>
      <w:ins w:id="149" w:author="Carolina Fajardo" w:date="2014-11-24T09:30:00Z">
        <w:r w:rsidRPr="00056405">
          <w:rPr>
            <w:rStyle w:val="Hipervnculo"/>
            <w:noProof/>
          </w:rPr>
          <w:lastRenderedPageBreak/>
          <w:fldChar w:fldCharType="begin"/>
        </w:r>
        <w:r w:rsidRPr="00056405">
          <w:rPr>
            <w:rStyle w:val="Hipervnculo"/>
            <w:noProof/>
          </w:rPr>
          <w:instrText xml:space="preserve"> </w:instrText>
        </w:r>
        <w:r>
          <w:rPr>
            <w:noProof/>
          </w:rPr>
          <w:instrText>HYPERLINK \l "_Toc404584815"</w:instrText>
        </w:r>
        <w:r w:rsidRPr="00056405">
          <w:rPr>
            <w:rStyle w:val="Hipervnculo"/>
            <w:noProof/>
          </w:rPr>
          <w:instrText xml:space="preserve"> </w:instrText>
        </w:r>
        <w:r w:rsidRPr="00056405">
          <w:rPr>
            <w:rStyle w:val="Hipervnculo"/>
            <w:noProof/>
          </w:rPr>
        </w:r>
        <w:r w:rsidRPr="00056405">
          <w:rPr>
            <w:rStyle w:val="Hipervnculo"/>
            <w:noProof/>
          </w:rPr>
          <w:fldChar w:fldCharType="separate"/>
        </w:r>
        <w:r w:rsidRPr="00056405">
          <w:rPr>
            <w:rStyle w:val="Hipervnculo"/>
            <w:noProof/>
          </w:rPr>
          <w:t>7.1</w:t>
        </w:r>
        <w:r>
          <w:rPr>
            <w:rFonts w:asciiTheme="minorHAnsi" w:eastAsiaTheme="minorEastAsia" w:hAnsiTheme="minorHAnsi" w:cstheme="minorBidi"/>
            <w:bCs w:val="0"/>
            <w:caps w:val="0"/>
            <w:noProof/>
            <w:lang w:val="es-CO" w:eastAsia="es-CO"/>
          </w:rPr>
          <w:tab/>
        </w:r>
        <w:r w:rsidRPr="00056405">
          <w:rPr>
            <w:rStyle w:val="Hipervnculo"/>
            <w:noProof/>
          </w:rPr>
          <w:t>VERIFICACION DE ELEFANTES BLANCOS WEB</w:t>
        </w:r>
        <w:r>
          <w:rPr>
            <w:noProof/>
            <w:webHidden/>
          </w:rPr>
          <w:tab/>
        </w:r>
        <w:r>
          <w:rPr>
            <w:noProof/>
            <w:webHidden/>
          </w:rPr>
          <w:fldChar w:fldCharType="begin"/>
        </w:r>
        <w:r>
          <w:rPr>
            <w:noProof/>
            <w:webHidden/>
          </w:rPr>
          <w:instrText xml:space="preserve"> PAGEREF _Toc404584815 \h </w:instrText>
        </w:r>
        <w:r>
          <w:rPr>
            <w:noProof/>
            <w:webHidden/>
          </w:rPr>
        </w:r>
      </w:ins>
      <w:r>
        <w:rPr>
          <w:noProof/>
          <w:webHidden/>
        </w:rPr>
        <w:fldChar w:fldCharType="separate"/>
      </w:r>
      <w:ins w:id="150" w:author="Carolina Fajardo" w:date="2014-11-24T09:30:00Z">
        <w:r>
          <w:rPr>
            <w:noProof/>
            <w:webHidden/>
          </w:rPr>
          <w:t>80</w:t>
        </w:r>
        <w:r>
          <w:rPr>
            <w:noProof/>
            <w:webHidden/>
          </w:rPr>
          <w:fldChar w:fldCharType="end"/>
        </w:r>
        <w:r w:rsidRPr="00056405">
          <w:rPr>
            <w:rStyle w:val="Hipervnculo"/>
            <w:noProof/>
          </w:rPr>
          <w:fldChar w:fldCharType="end"/>
        </w:r>
      </w:ins>
    </w:p>
    <w:p w:rsidR="002A0B77" w:rsidRDefault="002A0B77">
      <w:pPr>
        <w:pStyle w:val="TDC2"/>
        <w:rPr>
          <w:ins w:id="151" w:author="Carolina Fajardo" w:date="2014-11-24T09:30:00Z"/>
          <w:rFonts w:asciiTheme="minorHAnsi" w:eastAsiaTheme="minorEastAsia" w:hAnsiTheme="minorHAnsi" w:cstheme="minorBidi"/>
          <w:bCs w:val="0"/>
          <w:caps w:val="0"/>
          <w:noProof/>
          <w:lang w:val="es-CO" w:eastAsia="es-CO"/>
        </w:rPr>
      </w:pPr>
      <w:ins w:id="152" w:author="Carolina Fajardo" w:date="2014-11-24T09:30:00Z">
        <w:r w:rsidRPr="00056405">
          <w:rPr>
            <w:rStyle w:val="Hipervnculo"/>
            <w:noProof/>
          </w:rPr>
          <w:fldChar w:fldCharType="begin"/>
        </w:r>
        <w:r w:rsidRPr="00056405">
          <w:rPr>
            <w:rStyle w:val="Hipervnculo"/>
            <w:noProof/>
          </w:rPr>
          <w:instrText xml:space="preserve"> </w:instrText>
        </w:r>
        <w:r>
          <w:rPr>
            <w:noProof/>
          </w:rPr>
          <w:instrText>HYPERLINK \l "_Toc404584816"</w:instrText>
        </w:r>
        <w:r w:rsidRPr="00056405">
          <w:rPr>
            <w:rStyle w:val="Hipervnculo"/>
            <w:noProof/>
          </w:rPr>
          <w:instrText xml:space="preserve"> </w:instrText>
        </w:r>
        <w:r w:rsidRPr="00056405">
          <w:rPr>
            <w:rStyle w:val="Hipervnculo"/>
            <w:noProof/>
          </w:rPr>
        </w:r>
        <w:r w:rsidRPr="00056405">
          <w:rPr>
            <w:rStyle w:val="Hipervnculo"/>
            <w:noProof/>
          </w:rPr>
          <w:fldChar w:fldCharType="separate"/>
        </w:r>
        <w:r w:rsidRPr="00056405">
          <w:rPr>
            <w:rStyle w:val="Hipervnculo"/>
            <w:noProof/>
          </w:rPr>
          <w:t>7.2</w:t>
        </w:r>
        <w:r>
          <w:rPr>
            <w:rFonts w:asciiTheme="minorHAnsi" w:eastAsiaTheme="minorEastAsia" w:hAnsiTheme="minorHAnsi" w:cstheme="minorBidi"/>
            <w:bCs w:val="0"/>
            <w:caps w:val="0"/>
            <w:noProof/>
            <w:lang w:val="es-CO" w:eastAsia="es-CO"/>
          </w:rPr>
          <w:tab/>
        </w:r>
        <w:r w:rsidRPr="00056405">
          <w:rPr>
            <w:rStyle w:val="Hipervnculo"/>
            <w:noProof/>
          </w:rPr>
          <w:t>VERIFICACION DE LOS SERVICIO WEB</w:t>
        </w:r>
        <w:r>
          <w:rPr>
            <w:noProof/>
            <w:webHidden/>
          </w:rPr>
          <w:tab/>
        </w:r>
        <w:r>
          <w:rPr>
            <w:noProof/>
            <w:webHidden/>
          </w:rPr>
          <w:fldChar w:fldCharType="begin"/>
        </w:r>
        <w:r>
          <w:rPr>
            <w:noProof/>
            <w:webHidden/>
          </w:rPr>
          <w:instrText xml:space="preserve"> PAGEREF _Toc404584816 \h </w:instrText>
        </w:r>
        <w:r>
          <w:rPr>
            <w:noProof/>
            <w:webHidden/>
          </w:rPr>
        </w:r>
      </w:ins>
      <w:r>
        <w:rPr>
          <w:noProof/>
          <w:webHidden/>
        </w:rPr>
        <w:fldChar w:fldCharType="separate"/>
      </w:r>
      <w:ins w:id="153" w:author="Carolina Fajardo" w:date="2014-11-24T09:30:00Z">
        <w:r>
          <w:rPr>
            <w:noProof/>
            <w:webHidden/>
          </w:rPr>
          <w:t>80</w:t>
        </w:r>
        <w:r>
          <w:rPr>
            <w:noProof/>
            <w:webHidden/>
          </w:rPr>
          <w:fldChar w:fldCharType="end"/>
        </w:r>
        <w:r w:rsidRPr="00056405">
          <w:rPr>
            <w:rStyle w:val="Hipervnculo"/>
            <w:noProof/>
          </w:rPr>
          <w:fldChar w:fldCharType="end"/>
        </w:r>
      </w:ins>
    </w:p>
    <w:p w:rsidR="002A0B77" w:rsidRDefault="002A0B77">
      <w:pPr>
        <w:pStyle w:val="TDC3"/>
        <w:rPr>
          <w:ins w:id="154" w:author="Carolina Fajardo" w:date="2014-11-24T09:30:00Z"/>
          <w:rFonts w:asciiTheme="minorHAnsi" w:eastAsiaTheme="minorEastAsia" w:hAnsiTheme="minorHAnsi" w:cstheme="minorBidi"/>
          <w:caps w:val="0"/>
          <w:lang w:val="es-CO" w:eastAsia="es-CO"/>
        </w:rPr>
      </w:pPr>
      <w:ins w:id="155" w:author="Carolina Fajardo" w:date="2014-11-24T09:30:00Z">
        <w:r w:rsidRPr="00056405">
          <w:rPr>
            <w:rStyle w:val="Hipervnculo"/>
          </w:rPr>
          <w:fldChar w:fldCharType="begin"/>
        </w:r>
        <w:r w:rsidRPr="00056405">
          <w:rPr>
            <w:rStyle w:val="Hipervnculo"/>
          </w:rPr>
          <w:instrText xml:space="preserve"> </w:instrText>
        </w:r>
        <w:r>
          <w:instrText>HYPERLINK \l "_Toc404584817"</w:instrText>
        </w:r>
        <w:r w:rsidRPr="00056405">
          <w:rPr>
            <w:rStyle w:val="Hipervnculo"/>
          </w:rPr>
          <w:instrText xml:space="preserve"> </w:instrText>
        </w:r>
        <w:r w:rsidRPr="00056405">
          <w:rPr>
            <w:rStyle w:val="Hipervnculo"/>
          </w:rPr>
        </w:r>
        <w:r w:rsidRPr="00056405">
          <w:rPr>
            <w:rStyle w:val="Hipervnculo"/>
          </w:rPr>
          <w:fldChar w:fldCharType="separate"/>
        </w:r>
        <w:r w:rsidRPr="00056405">
          <w:rPr>
            <w:rStyle w:val="Hipervnculo"/>
          </w:rPr>
          <w:t>7.2.1</w:t>
        </w:r>
        <w:r>
          <w:rPr>
            <w:rFonts w:asciiTheme="minorHAnsi" w:eastAsiaTheme="minorEastAsia" w:hAnsiTheme="minorHAnsi" w:cstheme="minorBidi"/>
            <w:caps w:val="0"/>
            <w:lang w:val="es-CO" w:eastAsia="es-CO"/>
          </w:rPr>
          <w:tab/>
        </w:r>
        <w:r w:rsidRPr="00056405">
          <w:rPr>
            <w:rStyle w:val="Hipervnculo"/>
          </w:rPr>
          <w:t>VERIFICACION DEL APACHE TOMCAT</w:t>
        </w:r>
        <w:r>
          <w:rPr>
            <w:webHidden/>
          </w:rPr>
          <w:tab/>
        </w:r>
        <w:r>
          <w:rPr>
            <w:webHidden/>
          </w:rPr>
          <w:fldChar w:fldCharType="begin"/>
        </w:r>
        <w:r>
          <w:rPr>
            <w:webHidden/>
          </w:rPr>
          <w:instrText xml:space="preserve"> PAGEREF _Toc404584817 \h </w:instrText>
        </w:r>
        <w:r>
          <w:rPr>
            <w:webHidden/>
          </w:rPr>
        </w:r>
      </w:ins>
      <w:r>
        <w:rPr>
          <w:webHidden/>
        </w:rPr>
        <w:fldChar w:fldCharType="separate"/>
      </w:r>
      <w:ins w:id="156" w:author="Carolina Fajardo" w:date="2014-11-24T09:30:00Z">
        <w:r>
          <w:rPr>
            <w:webHidden/>
          </w:rPr>
          <w:t>81</w:t>
        </w:r>
        <w:r>
          <w:rPr>
            <w:webHidden/>
          </w:rPr>
          <w:fldChar w:fldCharType="end"/>
        </w:r>
        <w:r w:rsidRPr="00056405">
          <w:rPr>
            <w:rStyle w:val="Hipervnculo"/>
          </w:rPr>
          <w:fldChar w:fldCharType="end"/>
        </w:r>
      </w:ins>
    </w:p>
    <w:p w:rsidR="002A0B77" w:rsidRDefault="002A0B77">
      <w:pPr>
        <w:pStyle w:val="TDC3"/>
        <w:rPr>
          <w:ins w:id="157" w:author="Carolina Fajardo" w:date="2014-11-24T09:30:00Z"/>
          <w:rFonts w:asciiTheme="minorHAnsi" w:eastAsiaTheme="minorEastAsia" w:hAnsiTheme="minorHAnsi" w:cstheme="minorBidi"/>
          <w:caps w:val="0"/>
          <w:lang w:val="es-CO" w:eastAsia="es-CO"/>
        </w:rPr>
      </w:pPr>
      <w:ins w:id="158" w:author="Carolina Fajardo" w:date="2014-11-24T09:30:00Z">
        <w:r w:rsidRPr="00056405">
          <w:rPr>
            <w:rStyle w:val="Hipervnculo"/>
          </w:rPr>
          <w:fldChar w:fldCharType="begin"/>
        </w:r>
        <w:r w:rsidRPr="00056405">
          <w:rPr>
            <w:rStyle w:val="Hipervnculo"/>
          </w:rPr>
          <w:instrText xml:space="preserve"> </w:instrText>
        </w:r>
        <w:r>
          <w:instrText>HYPERLINK \l "_Toc404584818"</w:instrText>
        </w:r>
        <w:r w:rsidRPr="00056405">
          <w:rPr>
            <w:rStyle w:val="Hipervnculo"/>
          </w:rPr>
          <w:instrText xml:space="preserve"> </w:instrText>
        </w:r>
        <w:r w:rsidRPr="00056405">
          <w:rPr>
            <w:rStyle w:val="Hipervnculo"/>
          </w:rPr>
        </w:r>
        <w:r w:rsidRPr="00056405">
          <w:rPr>
            <w:rStyle w:val="Hipervnculo"/>
          </w:rPr>
          <w:fldChar w:fldCharType="separate"/>
        </w:r>
        <w:r w:rsidRPr="00056405">
          <w:rPr>
            <w:rStyle w:val="Hipervnculo"/>
          </w:rPr>
          <w:t>7.2.2</w:t>
        </w:r>
        <w:r>
          <w:rPr>
            <w:rFonts w:asciiTheme="minorHAnsi" w:eastAsiaTheme="minorEastAsia" w:hAnsiTheme="minorHAnsi" w:cstheme="minorBidi"/>
            <w:caps w:val="0"/>
            <w:lang w:val="es-CO" w:eastAsia="es-CO"/>
          </w:rPr>
          <w:tab/>
        </w:r>
        <w:r w:rsidRPr="00056405">
          <w:rPr>
            <w:rStyle w:val="Hipervnculo"/>
          </w:rPr>
          <w:t>VERIFICACION DEL SITIO DE LOS SERVICIOS</w:t>
        </w:r>
        <w:r>
          <w:rPr>
            <w:webHidden/>
          </w:rPr>
          <w:tab/>
        </w:r>
        <w:r>
          <w:rPr>
            <w:webHidden/>
          </w:rPr>
          <w:fldChar w:fldCharType="begin"/>
        </w:r>
        <w:r>
          <w:rPr>
            <w:webHidden/>
          </w:rPr>
          <w:instrText xml:space="preserve"> PAGEREF _Toc404584818 \h </w:instrText>
        </w:r>
        <w:r>
          <w:rPr>
            <w:webHidden/>
          </w:rPr>
        </w:r>
      </w:ins>
      <w:r>
        <w:rPr>
          <w:webHidden/>
        </w:rPr>
        <w:fldChar w:fldCharType="separate"/>
      </w:r>
      <w:ins w:id="159" w:author="Carolina Fajardo" w:date="2014-11-24T09:30:00Z">
        <w:r>
          <w:rPr>
            <w:webHidden/>
          </w:rPr>
          <w:t>81</w:t>
        </w:r>
        <w:r>
          <w:rPr>
            <w:webHidden/>
          </w:rPr>
          <w:fldChar w:fldCharType="end"/>
        </w:r>
        <w:r w:rsidRPr="00056405">
          <w:rPr>
            <w:rStyle w:val="Hipervnculo"/>
          </w:rPr>
          <w:fldChar w:fldCharType="end"/>
        </w:r>
      </w:ins>
    </w:p>
    <w:p w:rsidR="002A0B77" w:rsidRDefault="002A0B77">
      <w:pPr>
        <w:pStyle w:val="TDC1"/>
        <w:tabs>
          <w:tab w:val="left" w:pos="403"/>
        </w:tabs>
        <w:rPr>
          <w:ins w:id="160" w:author="Carolina Fajardo" w:date="2014-11-24T09:30:00Z"/>
          <w:rFonts w:asciiTheme="minorHAnsi" w:hAnsiTheme="minorHAnsi"/>
          <w:lang w:val="es-CO" w:eastAsia="es-CO"/>
        </w:rPr>
      </w:pPr>
      <w:ins w:id="161" w:author="Carolina Fajardo" w:date="2014-11-24T09:30:00Z">
        <w:r w:rsidRPr="00056405">
          <w:rPr>
            <w:rStyle w:val="Hipervnculo"/>
          </w:rPr>
          <w:fldChar w:fldCharType="begin"/>
        </w:r>
        <w:r w:rsidRPr="00056405">
          <w:rPr>
            <w:rStyle w:val="Hipervnculo"/>
          </w:rPr>
          <w:instrText xml:space="preserve"> </w:instrText>
        </w:r>
        <w:r>
          <w:instrText>HYPERLINK \l "_Toc404584819"</w:instrText>
        </w:r>
        <w:r w:rsidRPr="00056405">
          <w:rPr>
            <w:rStyle w:val="Hipervnculo"/>
          </w:rPr>
          <w:instrText xml:space="preserve"> </w:instrText>
        </w:r>
        <w:r w:rsidRPr="00056405">
          <w:rPr>
            <w:rStyle w:val="Hipervnculo"/>
          </w:rPr>
        </w:r>
        <w:r w:rsidRPr="00056405">
          <w:rPr>
            <w:rStyle w:val="Hipervnculo"/>
          </w:rPr>
          <w:fldChar w:fldCharType="separate"/>
        </w:r>
        <w:r w:rsidRPr="00056405">
          <w:rPr>
            <w:rStyle w:val="Hipervnculo"/>
          </w:rPr>
          <w:t>8.</w:t>
        </w:r>
        <w:r>
          <w:rPr>
            <w:rFonts w:asciiTheme="minorHAnsi" w:hAnsiTheme="minorHAnsi"/>
            <w:lang w:val="es-CO" w:eastAsia="es-CO"/>
          </w:rPr>
          <w:tab/>
        </w:r>
        <w:r w:rsidRPr="00056405">
          <w:rPr>
            <w:rStyle w:val="Hipervnculo"/>
          </w:rPr>
          <w:t>PROBLEMAS FRECUENTES</w:t>
        </w:r>
        <w:r>
          <w:rPr>
            <w:webHidden/>
          </w:rPr>
          <w:tab/>
        </w:r>
        <w:r>
          <w:rPr>
            <w:webHidden/>
          </w:rPr>
          <w:fldChar w:fldCharType="begin"/>
        </w:r>
        <w:r>
          <w:rPr>
            <w:webHidden/>
          </w:rPr>
          <w:instrText xml:space="preserve"> PAGEREF _Toc404584819 \h </w:instrText>
        </w:r>
        <w:r>
          <w:rPr>
            <w:webHidden/>
          </w:rPr>
        </w:r>
      </w:ins>
      <w:r>
        <w:rPr>
          <w:webHidden/>
        </w:rPr>
        <w:fldChar w:fldCharType="separate"/>
      </w:r>
      <w:ins w:id="162" w:author="Carolina Fajardo" w:date="2014-11-24T09:30:00Z">
        <w:r>
          <w:rPr>
            <w:webHidden/>
          </w:rPr>
          <w:t>83</w:t>
        </w:r>
        <w:r>
          <w:rPr>
            <w:webHidden/>
          </w:rPr>
          <w:fldChar w:fldCharType="end"/>
        </w:r>
        <w:r w:rsidRPr="00056405">
          <w:rPr>
            <w:rStyle w:val="Hipervnculo"/>
          </w:rPr>
          <w:fldChar w:fldCharType="end"/>
        </w:r>
      </w:ins>
    </w:p>
    <w:p w:rsidR="002A0B77" w:rsidRDefault="002A0B77">
      <w:pPr>
        <w:pStyle w:val="TDC1"/>
        <w:tabs>
          <w:tab w:val="left" w:pos="403"/>
        </w:tabs>
        <w:rPr>
          <w:ins w:id="163" w:author="Carolina Fajardo" w:date="2014-11-24T09:30:00Z"/>
          <w:rFonts w:asciiTheme="minorHAnsi" w:hAnsiTheme="minorHAnsi"/>
          <w:lang w:val="es-CO" w:eastAsia="es-CO"/>
        </w:rPr>
      </w:pPr>
      <w:ins w:id="164" w:author="Carolina Fajardo" w:date="2014-11-24T09:30:00Z">
        <w:r w:rsidRPr="00056405">
          <w:rPr>
            <w:rStyle w:val="Hipervnculo"/>
          </w:rPr>
          <w:fldChar w:fldCharType="begin"/>
        </w:r>
        <w:r w:rsidRPr="00056405">
          <w:rPr>
            <w:rStyle w:val="Hipervnculo"/>
          </w:rPr>
          <w:instrText xml:space="preserve"> </w:instrText>
        </w:r>
        <w:r>
          <w:instrText>HYPERLINK \l "_Toc404584820"</w:instrText>
        </w:r>
        <w:r w:rsidRPr="00056405">
          <w:rPr>
            <w:rStyle w:val="Hipervnculo"/>
          </w:rPr>
          <w:instrText xml:space="preserve"> </w:instrText>
        </w:r>
        <w:r w:rsidRPr="00056405">
          <w:rPr>
            <w:rStyle w:val="Hipervnculo"/>
          </w:rPr>
        </w:r>
        <w:r w:rsidRPr="00056405">
          <w:rPr>
            <w:rStyle w:val="Hipervnculo"/>
          </w:rPr>
          <w:fldChar w:fldCharType="separate"/>
        </w:r>
        <w:r w:rsidRPr="00056405">
          <w:rPr>
            <w:rStyle w:val="Hipervnculo"/>
          </w:rPr>
          <w:t>9.</w:t>
        </w:r>
        <w:r>
          <w:rPr>
            <w:rFonts w:asciiTheme="minorHAnsi" w:hAnsiTheme="minorHAnsi"/>
            <w:lang w:val="es-CO" w:eastAsia="es-CO"/>
          </w:rPr>
          <w:tab/>
        </w:r>
        <w:r w:rsidRPr="00056405">
          <w:rPr>
            <w:rStyle w:val="Hipervnculo"/>
          </w:rPr>
          <w:t>INSTALADORES</w:t>
        </w:r>
        <w:r>
          <w:rPr>
            <w:webHidden/>
          </w:rPr>
          <w:tab/>
        </w:r>
        <w:r>
          <w:rPr>
            <w:webHidden/>
          </w:rPr>
          <w:fldChar w:fldCharType="begin"/>
        </w:r>
        <w:r>
          <w:rPr>
            <w:webHidden/>
          </w:rPr>
          <w:instrText xml:space="preserve"> PAGEREF _Toc404584820 \h </w:instrText>
        </w:r>
        <w:r>
          <w:rPr>
            <w:webHidden/>
          </w:rPr>
        </w:r>
      </w:ins>
      <w:r>
        <w:rPr>
          <w:webHidden/>
        </w:rPr>
        <w:fldChar w:fldCharType="separate"/>
      </w:r>
      <w:ins w:id="165" w:author="Carolina Fajardo" w:date="2014-11-24T09:30:00Z">
        <w:r>
          <w:rPr>
            <w:webHidden/>
          </w:rPr>
          <w:t>85</w:t>
        </w:r>
        <w:r>
          <w:rPr>
            <w:webHidden/>
          </w:rPr>
          <w:fldChar w:fldCharType="end"/>
        </w:r>
        <w:r w:rsidRPr="00056405">
          <w:rPr>
            <w:rStyle w:val="Hipervnculo"/>
          </w:rPr>
          <w:fldChar w:fldCharType="end"/>
        </w:r>
      </w:ins>
    </w:p>
    <w:p w:rsidR="002A0B77" w:rsidRDefault="002A0B77">
      <w:pPr>
        <w:pStyle w:val="TDC1"/>
        <w:tabs>
          <w:tab w:val="left" w:pos="526"/>
        </w:tabs>
        <w:rPr>
          <w:ins w:id="166" w:author="Carolina Fajardo" w:date="2014-11-24T09:30:00Z"/>
          <w:rFonts w:asciiTheme="minorHAnsi" w:hAnsiTheme="minorHAnsi"/>
          <w:lang w:val="es-CO" w:eastAsia="es-CO"/>
        </w:rPr>
      </w:pPr>
      <w:ins w:id="167" w:author="Carolina Fajardo" w:date="2014-11-24T09:30:00Z">
        <w:r w:rsidRPr="00056405">
          <w:rPr>
            <w:rStyle w:val="Hipervnculo"/>
          </w:rPr>
          <w:fldChar w:fldCharType="begin"/>
        </w:r>
        <w:r w:rsidRPr="00056405">
          <w:rPr>
            <w:rStyle w:val="Hipervnculo"/>
          </w:rPr>
          <w:instrText xml:space="preserve"> </w:instrText>
        </w:r>
        <w:r>
          <w:instrText>HYPERLINK \l "_Toc404584821"</w:instrText>
        </w:r>
        <w:r w:rsidRPr="00056405">
          <w:rPr>
            <w:rStyle w:val="Hipervnculo"/>
          </w:rPr>
          <w:instrText xml:space="preserve"> </w:instrText>
        </w:r>
        <w:r w:rsidRPr="00056405">
          <w:rPr>
            <w:rStyle w:val="Hipervnculo"/>
          </w:rPr>
        </w:r>
        <w:r w:rsidRPr="00056405">
          <w:rPr>
            <w:rStyle w:val="Hipervnculo"/>
          </w:rPr>
          <w:fldChar w:fldCharType="separate"/>
        </w:r>
        <w:r w:rsidRPr="00056405">
          <w:rPr>
            <w:rStyle w:val="Hipervnculo"/>
          </w:rPr>
          <w:t>10.</w:t>
        </w:r>
        <w:r>
          <w:rPr>
            <w:rFonts w:asciiTheme="minorHAnsi" w:hAnsiTheme="minorHAnsi"/>
            <w:lang w:val="es-CO" w:eastAsia="es-CO"/>
          </w:rPr>
          <w:tab/>
        </w:r>
        <w:r w:rsidRPr="00056405">
          <w:rPr>
            <w:rStyle w:val="Hipervnculo"/>
          </w:rPr>
          <w:t>TERMINOLOGÍA</w:t>
        </w:r>
        <w:r>
          <w:rPr>
            <w:webHidden/>
          </w:rPr>
          <w:tab/>
        </w:r>
        <w:r>
          <w:rPr>
            <w:webHidden/>
          </w:rPr>
          <w:fldChar w:fldCharType="begin"/>
        </w:r>
        <w:r>
          <w:rPr>
            <w:webHidden/>
          </w:rPr>
          <w:instrText xml:space="preserve"> PAGEREF _Toc404584821 \h </w:instrText>
        </w:r>
        <w:r>
          <w:rPr>
            <w:webHidden/>
          </w:rPr>
        </w:r>
      </w:ins>
      <w:r>
        <w:rPr>
          <w:webHidden/>
        </w:rPr>
        <w:fldChar w:fldCharType="separate"/>
      </w:r>
      <w:ins w:id="168" w:author="Carolina Fajardo" w:date="2014-11-24T09:30:00Z">
        <w:r>
          <w:rPr>
            <w:webHidden/>
          </w:rPr>
          <w:t>86</w:t>
        </w:r>
        <w:r>
          <w:rPr>
            <w:webHidden/>
          </w:rPr>
          <w:fldChar w:fldCharType="end"/>
        </w:r>
        <w:r w:rsidRPr="00056405">
          <w:rPr>
            <w:rStyle w:val="Hipervnculo"/>
          </w:rPr>
          <w:fldChar w:fldCharType="end"/>
        </w:r>
      </w:ins>
    </w:p>
    <w:p w:rsidR="009F612F" w:rsidRPr="00C735FD" w:rsidRDefault="00F3732D" w:rsidP="00C735FD">
      <w:pPr>
        <w:pStyle w:val="TDC1"/>
        <w:tabs>
          <w:tab w:val="left" w:pos="526"/>
        </w:tabs>
        <w:rPr>
          <w:rFonts w:asciiTheme="minorHAnsi" w:hAnsiTheme="minorHAnsi"/>
          <w:lang w:val="es-CO" w:eastAsia="es-CO"/>
        </w:rPr>
      </w:pPr>
      <w:r>
        <w:fldChar w:fldCharType="end"/>
      </w:r>
    </w:p>
    <w:p w:rsidR="00D44892" w:rsidRDefault="00425E42">
      <w:pPr>
        <w:rPr>
          <w:rFonts w:ascii="Tahoma" w:hAnsi="Tahoma"/>
          <w:b/>
          <w:caps/>
          <w:sz w:val="24"/>
        </w:rPr>
      </w:pPr>
      <w:r>
        <w:rPr>
          <w:rFonts w:ascii="Tahoma" w:hAnsi="Tahoma"/>
          <w:b/>
          <w:caps/>
          <w:sz w:val="24"/>
        </w:rPr>
        <w:tab/>
      </w:r>
    </w:p>
    <w:p w:rsidR="00D44892" w:rsidRDefault="00D44892">
      <w:pPr>
        <w:rPr>
          <w:rFonts w:ascii="Tahoma" w:hAnsi="Tahoma"/>
          <w:b/>
          <w:caps/>
          <w:sz w:val="24"/>
        </w:rPr>
      </w:pPr>
      <w:r>
        <w:rPr>
          <w:rFonts w:ascii="Tahoma" w:hAnsi="Tahoma"/>
          <w:b/>
          <w:caps/>
          <w:sz w:val="24"/>
        </w:rPr>
        <w:br w:type="page"/>
      </w:r>
    </w:p>
    <w:p w:rsidR="002861AD" w:rsidRDefault="002861AD">
      <w:pPr>
        <w:rPr>
          <w:rFonts w:ascii="Tahoma" w:hAnsi="Tahoma"/>
          <w:b/>
          <w:caps/>
          <w:sz w:val="24"/>
        </w:rPr>
      </w:pPr>
    </w:p>
    <w:p w:rsidR="006B3EA1" w:rsidRPr="009B4755" w:rsidRDefault="006B3EA1" w:rsidP="006B3EA1">
      <w:pPr>
        <w:pStyle w:val="GELTtulogen"/>
      </w:pPr>
      <w:commentRangeStart w:id="169"/>
      <w:r>
        <w:t>LISTA DE FIGURAS</w:t>
      </w:r>
      <w:commentRangeEnd w:id="169"/>
      <w:r w:rsidR="00A57CD3">
        <w:rPr>
          <w:rStyle w:val="Refdecomentario"/>
          <w:rFonts w:asciiTheme="minorHAnsi" w:hAnsiTheme="minorHAnsi"/>
          <w:b w:val="0"/>
          <w:caps w:val="0"/>
        </w:rPr>
        <w:commentReference w:id="169"/>
      </w:r>
    </w:p>
    <w:p w:rsidR="002A0B77" w:rsidRDefault="006B3EA1">
      <w:pPr>
        <w:pStyle w:val="Tabladeilustraciones"/>
        <w:tabs>
          <w:tab w:val="right" w:leader="dot" w:pos="8830"/>
        </w:tabs>
        <w:rPr>
          <w:ins w:id="170" w:author="Carolina Fajardo" w:date="2014-11-24T09:30:00Z"/>
          <w:rFonts w:asciiTheme="minorHAnsi" w:eastAsiaTheme="minorEastAsia" w:hAnsiTheme="minorHAnsi" w:cstheme="minorBidi"/>
          <w:i w:val="0"/>
          <w:iCs w:val="0"/>
          <w:noProof/>
          <w:sz w:val="22"/>
          <w:szCs w:val="22"/>
          <w:lang w:val="es-CO" w:eastAsia="es-CO"/>
        </w:rPr>
      </w:pPr>
      <w:r>
        <w:rPr>
          <w:rFonts w:asciiTheme="minorHAnsi" w:hAnsiTheme="minorHAnsi"/>
          <w:b/>
          <w:lang w:val="es-CO"/>
        </w:rPr>
        <w:fldChar w:fldCharType="begin"/>
      </w:r>
      <w:r>
        <w:rPr>
          <w:rFonts w:asciiTheme="minorHAnsi" w:hAnsiTheme="minorHAnsi"/>
          <w:b/>
          <w:lang w:val="es-CO"/>
        </w:rPr>
        <w:instrText xml:space="preserve"> TOC \h \z \c "Figura" </w:instrText>
      </w:r>
      <w:r>
        <w:rPr>
          <w:rFonts w:asciiTheme="minorHAnsi" w:hAnsiTheme="minorHAnsi"/>
          <w:b/>
          <w:lang w:val="es-CO"/>
        </w:rPr>
        <w:fldChar w:fldCharType="separate"/>
      </w:r>
      <w:ins w:id="171" w:author="Carolina Fajardo" w:date="2014-11-24T09:30:00Z">
        <w:r w:rsidR="002A0B77" w:rsidRPr="000B0B5E">
          <w:rPr>
            <w:rStyle w:val="Hipervnculo"/>
            <w:noProof/>
          </w:rPr>
          <w:fldChar w:fldCharType="begin"/>
        </w:r>
        <w:r w:rsidR="002A0B77" w:rsidRPr="000B0B5E">
          <w:rPr>
            <w:rStyle w:val="Hipervnculo"/>
            <w:noProof/>
          </w:rPr>
          <w:instrText xml:space="preserve"> </w:instrText>
        </w:r>
        <w:r w:rsidR="002A0B77">
          <w:rPr>
            <w:noProof/>
          </w:rPr>
          <w:instrText>HYPERLINK \l "_Toc404584822"</w:instrText>
        </w:r>
        <w:r w:rsidR="002A0B77" w:rsidRPr="000B0B5E">
          <w:rPr>
            <w:rStyle w:val="Hipervnculo"/>
            <w:noProof/>
          </w:rPr>
          <w:instrText xml:space="preserve"> </w:instrText>
        </w:r>
        <w:r w:rsidR="002A0B77" w:rsidRPr="000B0B5E">
          <w:rPr>
            <w:rStyle w:val="Hipervnculo"/>
            <w:noProof/>
          </w:rPr>
        </w:r>
        <w:r w:rsidR="002A0B77" w:rsidRPr="000B0B5E">
          <w:rPr>
            <w:rStyle w:val="Hipervnculo"/>
            <w:noProof/>
          </w:rPr>
          <w:fldChar w:fldCharType="separate"/>
        </w:r>
        <w:r w:rsidR="002A0B77" w:rsidRPr="000B0B5E">
          <w:rPr>
            <w:rStyle w:val="Hipervnculo"/>
            <w:rFonts w:cs="Arial"/>
            <w:noProof/>
          </w:rPr>
          <w:t>Figura 1. Marco tecnológico</w:t>
        </w:r>
        <w:r w:rsidR="002A0B77">
          <w:rPr>
            <w:noProof/>
            <w:webHidden/>
          </w:rPr>
          <w:tab/>
        </w:r>
        <w:r w:rsidR="002A0B77">
          <w:rPr>
            <w:noProof/>
            <w:webHidden/>
          </w:rPr>
          <w:fldChar w:fldCharType="begin"/>
        </w:r>
        <w:r w:rsidR="002A0B77">
          <w:rPr>
            <w:noProof/>
            <w:webHidden/>
          </w:rPr>
          <w:instrText xml:space="preserve"> PAGEREF _Toc404584822 \h </w:instrText>
        </w:r>
        <w:r w:rsidR="002A0B77">
          <w:rPr>
            <w:noProof/>
            <w:webHidden/>
          </w:rPr>
        </w:r>
      </w:ins>
      <w:r w:rsidR="002A0B77">
        <w:rPr>
          <w:noProof/>
          <w:webHidden/>
        </w:rPr>
        <w:fldChar w:fldCharType="separate"/>
      </w:r>
      <w:ins w:id="172" w:author="Carolina Fajardo" w:date="2014-11-24T09:30:00Z">
        <w:r w:rsidR="002A0B77">
          <w:rPr>
            <w:noProof/>
            <w:webHidden/>
          </w:rPr>
          <w:t>12</w:t>
        </w:r>
        <w:r w:rsidR="002A0B77">
          <w:rPr>
            <w:noProof/>
            <w:webHidden/>
          </w:rPr>
          <w:fldChar w:fldCharType="end"/>
        </w:r>
        <w:r w:rsidR="002A0B77" w:rsidRPr="000B0B5E">
          <w:rPr>
            <w:rStyle w:val="Hipervnculo"/>
            <w:noProof/>
          </w:rPr>
          <w:fldChar w:fldCharType="end"/>
        </w:r>
      </w:ins>
    </w:p>
    <w:p w:rsidR="002A0B77" w:rsidRDefault="002A0B77">
      <w:pPr>
        <w:pStyle w:val="Tabladeilustraciones"/>
        <w:tabs>
          <w:tab w:val="right" w:leader="dot" w:pos="8830"/>
        </w:tabs>
        <w:rPr>
          <w:ins w:id="173" w:author="Carolina Fajardo" w:date="2014-11-24T09:30:00Z"/>
          <w:rFonts w:asciiTheme="minorHAnsi" w:eastAsiaTheme="minorEastAsia" w:hAnsiTheme="minorHAnsi" w:cstheme="minorBidi"/>
          <w:i w:val="0"/>
          <w:iCs w:val="0"/>
          <w:noProof/>
          <w:sz w:val="22"/>
          <w:szCs w:val="22"/>
          <w:lang w:val="es-CO" w:eastAsia="es-CO"/>
        </w:rPr>
      </w:pPr>
      <w:ins w:id="174"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"_Toc404584823"</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2. Despliegue de la Aplicación</w:t>
        </w:r>
        <w:r>
          <w:rPr>
            <w:noProof/>
            <w:webHidden/>
          </w:rPr>
          <w:tab/>
        </w:r>
        <w:r>
          <w:rPr>
            <w:noProof/>
            <w:webHidden/>
          </w:rPr>
          <w:fldChar w:fldCharType="begin"/>
        </w:r>
        <w:r>
          <w:rPr>
            <w:noProof/>
            <w:webHidden/>
          </w:rPr>
          <w:instrText xml:space="preserve"> PAGEREF _Toc404584823 \h </w:instrText>
        </w:r>
        <w:r>
          <w:rPr>
            <w:noProof/>
            <w:webHidden/>
          </w:rPr>
        </w:r>
      </w:ins>
      <w:r>
        <w:rPr>
          <w:noProof/>
          <w:webHidden/>
        </w:rPr>
        <w:fldChar w:fldCharType="separate"/>
      </w:r>
      <w:ins w:id="175" w:author="Carolina Fajardo" w:date="2014-11-24T09:30:00Z">
        <w:r>
          <w:rPr>
            <w:noProof/>
            <w:webHidden/>
          </w:rPr>
          <w:t>15</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176" w:author="Carolina Fajardo" w:date="2014-11-24T09:30:00Z"/>
          <w:rFonts w:asciiTheme="minorHAnsi" w:eastAsiaTheme="minorEastAsia" w:hAnsiTheme="minorHAnsi" w:cstheme="minorBidi"/>
          <w:i w:val="0"/>
          <w:iCs w:val="0"/>
          <w:noProof/>
          <w:sz w:val="22"/>
          <w:szCs w:val="22"/>
          <w:lang w:val="es-CO" w:eastAsia="es-CO"/>
        </w:rPr>
      </w:pPr>
      <w:ins w:id="177"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"_Toc404584824"</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3. Sistema Operativo</w:t>
        </w:r>
        <w:r>
          <w:rPr>
            <w:noProof/>
            <w:webHidden/>
          </w:rPr>
          <w:tab/>
        </w:r>
        <w:r>
          <w:rPr>
            <w:noProof/>
            <w:webHidden/>
          </w:rPr>
          <w:fldChar w:fldCharType="begin"/>
        </w:r>
        <w:r>
          <w:rPr>
            <w:noProof/>
            <w:webHidden/>
          </w:rPr>
          <w:instrText xml:space="preserve"> PAGEREF _Toc404584824 \h </w:instrText>
        </w:r>
        <w:r>
          <w:rPr>
            <w:noProof/>
            <w:webHidden/>
          </w:rPr>
        </w:r>
      </w:ins>
      <w:r>
        <w:rPr>
          <w:noProof/>
          <w:webHidden/>
        </w:rPr>
        <w:fldChar w:fldCharType="separate"/>
      </w:r>
      <w:ins w:id="178" w:author="Carolina Fajardo" w:date="2014-11-24T09:30:00Z">
        <w:r>
          <w:rPr>
            <w:noProof/>
            <w:webHidden/>
          </w:rPr>
          <w:t>27</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179" w:author="Carolina Fajardo" w:date="2014-11-24T09:30:00Z"/>
          <w:rFonts w:asciiTheme="minorHAnsi" w:eastAsiaTheme="minorEastAsia" w:hAnsiTheme="minorHAnsi" w:cstheme="minorBidi"/>
          <w:i w:val="0"/>
          <w:iCs w:val="0"/>
          <w:noProof/>
          <w:sz w:val="22"/>
          <w:szCs w:val="22"/>
          <w:lang w:val="es-CO" w:eastAsia="es-CO"/>
        </w:rPr>
      </w:pPr>
      <w:ins w:id="180"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"_Toc404584825"</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4. Panel de Control</w:t>
        </w:r>
        <w:r>
          <w:rPr>
            <w:noProof/>
            <w:webHidden/>
          </w:rPr>
          <w:tab/>
        </w:r>
        <w:r>
          <w:rPr>
            <w:noProof/>
            <w:webHidden/>
          </w:rPr>
          <w:fldChar w:fldCharType="begin"/>
        </w:r>
        <w:r>
          <w:rPr>
            <w:noProof/>
            <w:webHidden/>
          </w:rPr>
          <w:instrText xml:space="preserve"> PAGEREF _Toc404584825 \h </w:instrText>
        </w:r>
        <w:r>
          <w:rPr>
            <w:noProof/>
            <w:webHidden/>
          </w:rPr>
        </w:r>
      </w:ins>
      <w:r>
        <w:rPr>
          <w:noProof/>
          <w:webHidden/>
        </w:rPr>
        <w:fldChar w:fldCharType="separate"/>
      </w:r>
      <w:ins w:id="181" w:author="Carolina Fajardo" w:date="2014-11-24T09:30:00Z">
        <w:r>
          <w:rPr>
            <w:noProof/>
            <w:webHidden/>
          </w:rPr>
          <w:t>28</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182" w:author="Carolina Fajardo" w:date="2014-11-24T09:30:00Z"/>
          <w:rFonts w:asciiTheme="minorHAnsi" w:eastAsiaTheme="minorEastAsia" w:hAnsiTheme="minorHAnsi" w:cstheme="minorBidi"/>
          <w:i w:val="0"/>
          <w:iCs w:val="0"/>
          <w:noProof/>
          <w:sz w:val="22"/>
          <w:szCs w:val="22"/>
          <w:lang w:val="es-CO" w:eastAsia="es-CO"/>
        </w:rPr>
      </w:pPr>
      <w:ins w:id="183"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"_Toc404584826"</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5. Programas</w:t>
        </w:r>
        <w:r>
          <w:rPr>
            <w:noProof/>
            <w:webHidden/>
          </w:rPr>
          <w:tab/>
        </w:r>
        <w:r>
          <w:rPr>
            <w:noProof/>
            <w:webHidden/>
          </w:rPr>
          <w:fldChar w:fldCharType="begin"/>
        </w:r>
        <w:r>
          <w:rPr>
            <w:noProof/>
            <w:webHidden/>
          </w:rPr>
          <w:instrText xml:space="preserve"> PAGEREF _Toc404584826 \h </w:instrText>
        </w:r>
        <w:r>
          <w:rPr>
            <w:noProof/>
            <w:webHidden/>
          </w:rPr>
        </w:r>
      </w:ins>
      <w:r>
        <w:rPr>
          <w:noProof/>
          <w:webHidden/>
        </w:rPr>
        <w:fldChar w:fldCharType="separate"/>
      </w:r>
      <w:ins w:id="184" w:author="Carolina Fajardo" w:date="2014-11-24T09:30:00Z">
        <w:r>
          <w:rPr>
            <w:noProof/>
            <w:webHidden/>
          </w:rPr>
          <w:t>28</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185" w:author="Carolina Fajardo" w:date="2014-11-24T09:30:00Z"/>
          <w:rFonts w:asciiTheme="minorHAnsi" w:eastAsiaTheme="minorEastAsia" w:hAnsiTheme="minorHAnsi" w:cstheme="minorBidi"/>
          <w:i w:val="0"/>
          <w:iCs w:val="0"/>
          <w:noProof/>
          <w:sz w:val="22"/>
          <w:szCs w:val="22"/>
          <w:lang w:val="es-CO" w:eastAsia="es-CO"/>
        </w:rPr>
      </w:pPr>
      <w:ins w:id="186"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"_Toc404584827"</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6. Programas y Características</w:t>
        </w:r>
        <w:r>
          <w:rPr>
            <w:noProof/>
            <w:webHidden/>
          </w:rPr>
          <w:tab/>
        </w:r>
        <w:r>
          <w:rPr>
            <w:noProof/>
            <w:webHidden/>
          </w:rPr>
          <w:fldChar w:fldCharType="begin"/>
        </w:r>
        <w:r>
          <w:rPr>
            <w:noProof/>
            <w:webHidden/>
          </w:rPr>
          <w:instrText xml:space="preserve"> PAGEREF _Toc404584827 \h </w:instrText>
        </w:r>
        <w:r>
          <w:rPr>
            <w:noProof/>
            <w:webHidden/>
          </w:rPr>
        </w:r>
      </w:ins>
      <w:r>
        <w:rPr>
          <w:noProof/>
          <w:webHidden/>
        </w:rPr>
        <w:fldChar w:fldCharType="separate"/>
      </w:r>
      <w:ins w:id="187" w:author="Carolina Fajardo" w:date="2014-11-24T09:30:00Z">
        <w:r>
          <w:rPr>
            <w:noProof/>
            <w:webHidden/>
          </w:rPr>
          <w:t>29</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188" w:author="Carolina Fajardo" w:date="2014-11-24T09:30:00Z"/>
          <w:rFonts w:asciiTheme="minorHAnsi" w:eastAsiaTheme="minorEastAsia" w:hAnsiTheme="minorHAnsi" w:cstheme="minorBidi"/>
          <w:i w:val="0"/>
          <w:iCs w:val="0"/>
          <w:noProof/>
          <w:sz w:val="22"/>
          <w:szCs w:val="22"/>
          <w:lang w:val="es-CO" w:eastAsia="es-CO"/>
        </w:rPr>
      </w:pPr>
      <w:ins w:id="189"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"_Toc404584828"</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7. Administrador del Servidor</w:t>
        </w:r>
        <w:r>
          <w:rPr>
            <w:noProof/>
            <w:webHidden/>
          </w:rPr>
          <w:tab/>
        </w:r>
        <w:r>
          <w:rPr>
            <w:noProof/>
            <w:webHidden/>
          </w:rPr>
          <w:fldChar w:fldCharType="begin"/>
        </w:r>
        <w:r>
          <w:rPr>
            <w:noProof/>
            <w:webHidden/>
          </w:rPr>
          <w:instrText xml:space="preserve"> PAGEREF _Toc404584828 \h </w:instrText>
        </w:r>
        <w:r>
          <w:rPr>
            <w:noProof/>
            <w:webHidden/>
          </w:rPr>
        </w:r>
      </w:ins>
      <w:r>
        <w:rPr>
          <w:noProof/>
          <w:webHidden/>
        </w:rPr>
        <w:fldChar w:fldCharType="separate"/>
      </w:r>
      <w:ins w:id="190" w:author="Carolina Fajardo" w:date="2014-11-24T09:30:00Z">
        <w:r>
          <w:rPr>
            <w:noProof/>
            <w:webHidden/>
          </w:rPr>
          <w:t>29</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191" w:author="Carolina Fajardo" w:date="2014-11-24T09:30:00Z"/>
          <w:rFonts w:asciiTheme="minorHAnsi" w:eastAsiaTheme="minorEastAsia" w:hAnsiTheme="minorHAnsi" w:cstheme="minorBidi"/>
          <w:i w:val="0"/>
          <w:iCs w:val="0"/>
          <w:noProof/>
          <w:sz w:val="22"/>
          <w:szCs w:val="22"/>
          <w:lang w:val="es-CO" w:eastAsia="es-CO"/>
        </w:rPr>
      </w:pPr>
      <w:ins w:id="192"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"_Toc404584829"</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8. Administrador del Servidor - Roles</w:t>
        </w:r>
        <w:r>
          <w:rPr>
            <w:noProof/>
            <w:webHidden/>
          </w:rPr>
          <w:tab/>
        </w:r>
        <w:r>
          <w:rPr>
            <w:noProof/>
            <w:webHidden/>
          </w:rPr>
          <w:fldChar w:fldCharType="begin"/>
        </w:r>
        <w:r>
          <w:rPr>
            <w:noProof/>
            <w:webHidden/>
          </w:rPr>
          <w:instrText xml:space="preserve"> PAGEREF _Toc404584829 \h </w:instrText>
        </w:r>
        <w:r>
          <w:rPr>
            <w:noProof/>
            <w:webHidden/>
          </w:rPr>
        </w:r>
      </w:ins>
      <w:r>
        <w:rPr>
          <w:noProof/>
          <w:webHidden/>
        </w:rPr>
        <w:fldChar w:fldCharType="separate"/>
      </w:r>
      <w:ins w:id="193" w:author="Carolina Fajardo" w:date="2014-11-24T09:30:00Z">
        <w:r>
          <w:rPr>
            <w:noProof/>
            <w:webHidden/>
          </w:rPr>
          <w:t>30</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194" w:author="Carolina Fajardo" w:date="2014-11-24T09:30:00Z"/>
          <w:rFonts w:asciiTheme="minorHAnsi" w:eastAsiaTheme="minorEastAsia" w:hAnsiTheme="minorHAnsi" w:cstheme="minorBidi"/>
          <w:i w:val="0"/>
          <w:iCs w:val="0"/>
          <w:noProof/>
          <w:sz w:val="22"/>
          <w:szCs w:val="22"/>
          <w:lang w:val="es-CO" w:eastAsia="es-CO"/>
        </w:rPr>
      </w:pPr>
      <w:ins w:id="195"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"_Toc404584830"</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9. Tutorial</w:t>
        </w:r>
        <w:r>
          <w:rPr>
            <w:noProof/>
            <w:webHidden/>
          </w:rPr>
          <w:tab/>
        </w:r>
        <w:r>
          <w:rPr>
            <w:noProof/>
            <w:webHidden/>
          </w:rPr>
          <w:fldChar w:fldCharType="begin"/>
        </w:r>
        <w:r>
          <w:rPr>
            <w:noProof/>
            <w:webHidden/>
          </w:rPr>
          <w:instrText xml:space="preserve"> PAGEREF _Toc404584830 \h </w:instrText>
        </w:r>
        <w:r>
          <w:rPr>
            <w:noProof/>
            <w:webHidden/>
          </w:rPr>
        </w:r>
      </w:ins>
      <w:r>
        <w:rPr>
          <w:noProof/>
          <w:webHidden/>
        </w:rPr>
        <w:fldChar w:fldCharType="separate"/>
      </w:r>
      <w:ins w:id="196" w:author="Carolina Fajardo" w:date="2014-11-24T09:30:00Z">
        <w:r>
          <w:rPr>
            <w:noProof/>
            <w:webHidden/>
          </w:rPr>
          <w:t>30</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197" w:author="Carolina Fajardo" w:date="2014-11-24T09:30:00Z"/>
          <w:rFonts w:asciiTheme="minorHAnsi" w:eastAsiaTheme="minorEastAsia" w:hAnsiTheme="minorHAnsi" w:cstheme="minorBidi"/>
          <w:i w:val="0"/>
          <w:iCs w:val="0"/>
          <w:noProof/>
          <w:sz w:val="22"/>
          <w:szCs w:val="22"/>
          <w:lang w:val="es-CO" w:eastAsia="es-CO"/>
        </w:rPr>
      </w:pPr>
      <w:ins w:id="198"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"_Toc404584831"</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10. Roles de Servidor</w:t>
        </w:r>
        <w:r>
          <w:rPr>
            <w:noProof/>
            <w:webHidden/>
          </w:rPr>
          <w:tab/>
        </w:r>
        <w:r>
          <w:rPr>
            <w:noProof/>
            <w:webHidden/>
          </w:rPr>
          <w:fldChar w:fldCharType="begin"/>
        </w:r>
        <w:r>
          <w:rPr>
            <w:noProof/>
            <w:webHidden/>
          </w:rPr>
          <w:instrText xml:space="preserve"> PAGEREF _Toc404584831 \h </w:instrText>
        </w:r>
        <w:r>
          <w:rPr>
            <w:noProof/>
            <w:webHidden/>
          </w:rPr>
        </w:r>
      </w:ins>
      <w:r>
        <w:rPr>
          <w:noProof/>
          <w:webHidden/>
        </w:rPr>
        <w:fldChar w:fldCharType="separate"/>
      </w:r>
      <w:ins w:id="199" w:author="Carolina Fajardo" w:date="2014-11-24T09:30:00Z">
        <w:r>
          <w:rPr>
            <w:noProof/>
            <w:webHidden/>
          </w:rPr>
          <w:t>31</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200" w:author="Carolina Fajardo" w:date="2014-11-24T09:30:00Z"/>
          <w:rFonts w:asciiTheme="minorHAnsi" w:eastAsiaTheme="minorEastAsia" w:hAnsiTheme="minorHAnsi" w:cstheme="minorBidi"/>
          <w:i w:val="0"/>
          <w:iCs w:val="0"/>
          <w:noProof/>
          <w:sz w:val="22"/>
          <w:szCs w:val="22"/>
          <w:lang w:val="es-CO" w:eastAsia="es-CO"/>
        </w:rPr>
      </w:pPr>
      <w:ins w:id="201"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"_Toc404584832"</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11. Servidor Web (IIS)</w:t>
        </w:r>
        <w:r>
          <w:rPr>
            <w:noProof/>
            <w:webHidden/>
          </w:rPr>
          <w:tab/>
        </w:r>
        <w:r>
          <w:rPr>
            <w:noProof/>
            <w:webHidden/>
          </w:rPr>
          <w:fldChar w:fldCharType="begin"/>
        </w:r>
        <w:r>
          <w:rPr>
            <w:noProof/>
            <w:webHidden/>
          </w:rPr>
          <w:instrText xml:space="preserve"> PAGEREF _Toc404584832 \h </w:instrText>
        </w:r>
        <w:r>
          <w:rPr>
            <w:noProof/>
            <w:webHidden/>
          </w:rPr>
        </w:r>
      </w:ins>
      <w:r>
        <w:rPr>
          <w:noProof/>
          <w:webHidden/>
        </w:rPr>
        <w:fldChar w:fldCharType="separate"/>
      </w:r>
      <w:ins w:id="202" w:author="Carolina Fajardo" w:date="2014-11-24T09:30:00Z">
        <w:r>
          <w:rPr>
            <w:noProof/>
            <w:webHidden/>
          </w:rPr>
          <w:t>32</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203" w:author="Carolina Fajardo" w:date="2014-11-24T09:30:00Z"/>
          <w:rFonts w:asciiTheme="minorHAnsi" w:eastAsiaTheme="minorEastAsia" w:hAnsiTheme="minorHAnsi" w:cstheme="minorBidi"/>
          <w:i w:val="0"/>
          <w:iCs w:val="0"/>
          <w:noProof/>
          <w:sz w:val="22"/>
          <w:szCs w:val="22"/>
          <w:lang w:val="es-CO" w:eastAsia="es-CO"/>
        </w:rPr>
      </w:pPr>
      <w:ins w:id="204"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"_Toc404584833"</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12. Seleccionar Servicios Rol</w:t>
        </w:r>
        <w:r>
          <w:rPr>
            <w:noProof/>
            <w:webHidden/>
          </w:rPr>
          <w:tab/>
        </w:r>
        <w:r>
          <w:rPr>
            <w:noProof/>
            <w:webHidden/>
          </w:rPr>
          <w:fldChar w:fldCharType="begin"/>
        </w:r>
        <w:r>
          <w:rPr>
            <w:noProof/>
            <w:webHidden/>
          </w:rPr>
          <w:instrText xml:space="preserve"> PAGEREF _Toc404584833 \h </w:instrText>
        </w:r>
        <w:r>
          <w:rPr>
            <w:noProof/>
            <w:webHidden/>
          </w:rPr>
        </w:r>
      </w:ins>
      <w:r>
        <w:rPr>
          <w:noProof/>
          <w:webHidden/>
        </w:rPr>
        <w:fldChar w:fldCharType="separate"/>
      </w:r>
      <w:ins w:id="205" w:author="Carolina Fajardo" w:date="2014-11-24T09:30:00Z">
        <w:r>
          <w:rPr>
            <w:noProof/>
            <w:webHidden/>
          </w:rPr>
          <w:t>33</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206" w:author="Carolina Fajardo" w:date="2014-11-24T09:30:00Z"/>
          <w:rFonts w:asciiTheme="minorHAnsi" w:eastAsiaTheme="minorEastAsia" w:hAnsiTheme="minorHAnsi" w:cstheme="minorBidi"/>
          <w:i w:val="0"/>
          <w:iCs w:val="0"/>
          <w:noProof/>
          <w:sz w:val="22"/>
          <w:szCs w:val="22"/>
          <w:lang w:val="es-CO" w:eastAsia="es-CO"/>
        </w:rPr>
      </w:pPr>
      <w:ins w:id="207"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"_Toc404584834"</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13. Seleccionar Servicios Rol – ASP.NET</w:t>
        </w:r>
        <w:r>
          <w:rPr>
            <w:noProof/>
            <w:webHidden/>
          </w:rPr>
          <w:tab/>
        </w:r>
        <w:r>
          <w:rPr>
            <w:noProof/>
            <w:webHidden/>
          </w:rPr>
          <w:fldChar w:fldCharType="begin"/>
        </w:r>
        <w:r>
          <w:rPr>
            <w:noProof/>
            <w:webHidden/>
          </w:rPr>
          <w:instrText xml:space="preserve"> PAGEREF _Toc404584834 \h </w:instrText>
        </w:r>
        <w:r>
          <w:rPr>
            <w:noProof/>
            <w:webHidden/>
          </w:rPr>
        </w:r>
      </w:ins>
      <w:r>
        <w:rPr>
          <w:noProof/>
          <w:webHidden/>
        </w:rPr>
        <w:fldChar w:fldCharType="separate"/>
      </w:r>
      <w:ins w:id="208" w:author="Carolina Fajardo" w:date="2014-11-24T09:30:00Z">
        <w:r>
          <w:rPr>
            <w:noProof/>
            <w:webHidden/>
          </w:rPr>
          <w:t>34</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209" w:author="Carolina Fajardo" w:date="2014-11-24T09:30:00Z"/>
          <w:rFonts w:asciiTheme="minorHAnsi" w:eastAsiaTheme="minorEastAsia" w:hAnsiTheme="minorHAnsi" w:cstheme="minorBidi"/>
          <w:i w:val="0"/>
          <w:iCs w:val="0"/>
          <w:noProof/>
          <w:sz w:val="22"/>
          <w:szCs w:val="22"/>
          <w:lang w:val="es-CO" w:eastAsia="es-CO"/>
        </w:rPr>
      </w:pPr>
      <w:ins w:id="210"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"_Toc404584835"</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14. Seleccionar Servicios Rol – Autenticación</w:t>
        </w:r>
        <w:r>
          <w:rPr>
            <w:noProof/>
            <w:webHidden/>
          </w:rPr>
          <w:tab/>
        </w:r>
        <w:r>
          <w:rPr>
            <w:noProof/>
            <w:webHidden/>
          </w:rPr>
          <w:fldChar w:fldCharType="begin"/>
        </w:r>
        <w:r>
          <w:rPr>
            <w:noProof/>
            <w:webHidden/>
          </w:rPr>
          <w:instrText xml:space="preserve"> PAGEREF _Toc404584835 \h </w:instrText>
        </w:r>
        <w:r>
          <w:rPr>
            <w:noProof/>
            <w:webHidden/>
          </w:rPr>
        </w:r>
      </w:ins>
      <w:r>
        <w:rPr>
          <w:noProof/>
          <w:webHidden/>
        </w:rPr>
        <w:fldChar w:fldCharType="separate"/>
      </w:r>
      <w:ins w:id="211" w:author="Carolina Fajardo" w:date="2014-11-24T09:30:00Z">
        <w:r>
          <w:rPr>
            <w:noProof/>
            <w:webHidden/>
          </w:rPr>
          <w:t>35</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212" w:author="Carolina Fajardo" w:date="2014-11-24T09:30:00Z"/>
          <w:rFonts w:asciiTheme="minorHAnsi" w:eastAsiaTheme="minorEastAsia" w:hAnsiTheme="minorHAnsi" w:cstheme="minorBidi"/>
          <w:i w:val="0"/>
          <w:iCs w:val="0"/>
          <w:noProof/>
          <w:sz w:val="22"/>
          <w:szCs w:val="22"/>
          <w:lang w:val="es-CO" w:eastAsia="es-CO"/>
        </w:rPr>
      </w:pPr>
      <w:ins w:id="213"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"_Toc404584836"</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15. Confirmar Selecciones de Instalación</w:t>
        </w:r>
        <w:r>
          <w:rPr>
            <w:noProof/>
            <w:webHidden/>
          </w:rPr>
          <w:tab/>
        </w:r>
        <w:r>
          <w:rPr>
            <w:noProof/>
            <w:webHidden/>
          </w:rPr>
          <w:fldChar w:fldCharType="begin"/>
        </w:r>
        <w:r>
          <w:rPr>
            <w:noProof/>
            <w:webHidden/>
          </w:rPr>
          <w:instrText xml:space="preserve"> PAGEREF _Toc404584836 \h </w:instrText>
        </w:r>
        <w:r>
          <w:rPr>
            <w:noProof/>
            <w:webHidden/>
          </w:rPr>
        </w:r>
      </w:ins>
      <w:r>
        <w:rPr>
          <w:noProof/>
          <w:webHidden/>
        </w:rPr>
        <w:fldChar w:fldCharType="separate"/>
      </w:r>
      <w:ins w:id="214" w:author="Carolina Fajardo" w:date="2014-11-24T09:30:00Z">
        <w:r>
          <w:rPr>
            <w:noProof/>
            <w:webHidden/>
          </w:rPr>
          <w:t>36</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215" w:author="Carolina Fajardo" w:date="2014-11-24T09:30:00Z"/>
          <w:rFonts w:asciiTheme="minorHAnsi" w:eastAsiaTheme="minorEastAsia" w:hAnsiTheme="minorHAnsi" w:cstheme="minorBidi"/>
          <w:i w:val="0"/>
          <w:iCs w:val="0"/>
          <w:noProof/>
          <w:sz w:val="22"/>
          <w:szCs w:val="22"/>
          <w:lang w:val="es-CO" w:eastAsia="es-CO"/>
        </w:rPr>
      </w:pPr>
      <w:ins w:id="216"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"_Toc404584837"</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16. Progreso de la Instalación</w:t>
        </w:r>
        <w:r>
          <w:rPr>
            <w:noProof/>
            <w:webHidden/>
          </w:rPr>
          <w:tab/>
        </w:r>
        <w:r>
          <w:rPr>
            <w:noProof/>
            <w:webHidden/>
          </w:rPr>
          <w:fldChar w:fldCharType="begin"/>
        </w:r>
        <w:r>
          <w:rPr>
            <w:noProof/>
            <w:webHidden/>
          </w:rPr>
          <w:instrText xml:space="preserve"> PAGEREF _Toc404584837 \h </w:instrText>
        </w:r>
        <w:r>
          <w:rPr>
            <w:noProof/>
            <w:webHidden/>
          </w:rPr>
        </w:r>
      </w:ins>
      <w:r>
        <w:rPr>
          <w:noProof/>
          <w:webHidden/>
        </w:rPr>
        <w:fldChar w:fldCharType="separate"/>
      </w:r>
      <w:ins w:id="217" w:author="Carolina Fajardo" w:date="2014-11-24T09:30:00Z">
        <w:r>
          <w:rPr>
            <w:noProof/>
            <w:webHidden/>
          </w:rPr>
          <w:t>37</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218" w:author="Carolina Fajardo" w:date="2014-11-24T09:30:00Z"/>
          <w:rFonts w:asciiTheme="minorHAnsi" w:eastAsiaTheme="minorEastAsia" w:hAnsiTheme="minorHAnsi" w:cstheme="minorBidi"/>
          <w:i w:val="0"/>
          <w:iCs w:val="0"/>
          <w:noProof/>
          <w:sz w:val="22"/>
          <w:szCs w:val="22"/>
          <w:lang w:val="es-CO" w:eastAsia="es-CO"/>
        </w:rPr>
      </w:pPr>
      <w:ins w:id="219"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"_Toc404584838"</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17. Resultados de la Instalación</w:t>
        </w:r>
        <w:r>
          <w:rPr>
            <w:noProof/>
            <w:webHidden/>
          </w:rPr>
          <w:tab/>
        </w:r>
        <w:r>
          <w:rPr>
            <w:noProof/>
            <w:webHidden/>
          </w:rPr>
          <w:fldChar w:fldCharType="begin"/>
        </w:r>
        <w:r>
          <w:rPr>
            <w:noProof/>
            <w:webHidden/>
          </w:rPr>
          <w:instrText xml:space="preserve"> PAGEREF _Toc404584838 \h </w:instrText>
        </w:r>
        <w:r>
          <w:rPr>
            <w:noProof/>
            <w:webHidden/>
          </w:rPr>
        </w:r>
      </w:ins>
      <w:r>
        <w:rPr>
          <w:noProof/>
          <w:webHidden/>
        </w:rPr>
        <w:fldChar w:fldCharType="separate"/>
      </w:r>
      <w:ins w:id="220" w:author="Carolina Fajardo" w:date="2014-11-24T09:30:00Z">
        <w:r>
          <w:rPr>
            <w:noProof/>
            <w:webHidden/>
          </w:rPr>
          <w:t>38</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221" w:author="Carolina Fajardo" w:date="2014-11-24T09:30:00Z"/>
          <w:rFonts w:asciiTheme="minorHAnsi" w:eastAsiaTheme="minorEastAsia" w:hAnsiTheme="minorHAnsi" w:cstheme="minorBidi"/>
          <w:i w:val="0"/>
          <w:iCs w:val="0"/>
          <w:noProof/>
          <w:sz w:val="22"/>
          <w:szCs w:val="22"/>
          <w:lang w:val="es-CO" w:eastAsia="es-CO"/>
        </w:rPr>
      </w:pPr>
      <w:ins w:id="222"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"_Toc404584839"</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lang w:val="es-CO"/>
          </w:rPr>
          <w:t>Figura 18. Microsoft.NET Framwork 4.5</w:t>
        </w:r>
        <w:r>
          <w:rPr>
            <w:noProof/>
            <w:webHidden/>
          </w:rPr>
          <w:tab/>
        </w:r>
        <w:r>
          <w:rPr>
            <w:noProof/>
            <w:webHidden/>
          </w:rPr>
          <w:fldChar w:fldCharType="begin"/>
        </w:r>
        <w:r>
          <w:rPr>
            <w:noProof/>
            <w:webHidden/>
          </w:rPr>
          <w:instrText xml:space="preserve"> PAGEREF _Toc404584839 \h </w:instrText>
        </w:r>
        <w:r>
          <w:rPr>
            <w:noProof/>
            <w:webHidden/>
          </w:rPr>
        </w:r>
      </w:ins>
      <w:r>
        <w:rPr>
          <w:noProof/>
          <w:webHidden/>
        </w:rPr>
        <w:fldChar w:fldCharType="separate"/>
      </w:r>
      <w:ins w:id="223" w:author="Carolina Fajardo" w:date="2014-11-24T09:30:00Z">
        <w:r>
          <w:rPr>
            <w:noProof/>
            <w:webHidden/>
          </w:rPr>
          <w:t>39</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224" w:author="Carolina Fajardo" w:date="2014-11-24T09:30:00Z"/>
          <w:rFonts w:asciiTheme="minorHAnsi" w:eastAsiaTheme="minorEastAsia" w:hAnsiTheme="minorHAnsi" w:cstheme="minorBidi"/>
          <w:i w:val="0"/>
          <w:iCs w:val="0"/>
          <w:noProof/>
          <w:sz w:val="22"/>
          <w:szCs w:val="22"/>
          <w:lang w:val="es-CO" w:eastAsia="es-CO"/>
        </w:rPr>
      </w:pPr>
      <w:ins w:id="225"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"_Toc404584840"</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lang w:val="es-CO"/>
          </w:rPr>
          <w:t>Figura 19. Carpeta Framework</w:t>
        </w:r>
        <w:r>
          <w:rPr>
            <w:noProof/>
            <w:webHidden/>
          </w:rPr>
          <w:tab/>
        </w:r>
        <w:r>
          <w:rPr>
            <w:noProof/>
            <w:webHidden/>
          </w:rPr>
          <w:fldChar w:fldCharType="begin"/>
        </w:r>
        <w:r>
          <w:rPr>
            <w:noProof/>
            <w:webHidden/>
          </w:rPr>
          <w:instrText xml:space="preserve"> PAGEREF _Toc404584840 \h </w:instrText>
        </w:r>
        <w:r>
          <w:rPr>
            <w:noProof/>
            <w:webHidden/>
          </w:rPr>
        </w:r>
      </w:ins>
      <w:r>
        <w:rPr>
          <w:noProof/>
          <w:webHidden/>
        </w:rPr>
        <w:fldChar w:fldCharType="separate"/>
      </w:r>
      <w:ins w:id="226" w:author="Carolina Fajardo" w:date="2014-11-24T09:30:00Z">
        <w:r>
          <w:rPr>
            <w:noProof/>
            <w:webHidden/>
          </w:rPr>
          <w:t>40</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227" w:author="Carolina Fajardo" w:date="2014-11-24T09:30:00Z"/>
          <w:rFonts w:asciiTheme="minorHAnsi" w:eastAsiaTheme="minorEastAsia" w:hAnsiTheme="minorHAnsi" w:cstheme="minorBidi"/>
          <w:i w:val="0"/>
          <w:iCs w:val="0"/>
          <w:noProof/>
          <w:sz w:val="22"/>
          <w:szCs w:val="22"/>
          <w:lang w:val="es-CO" w:eastAsia="es-CO"/>
        </w:rPr>
      </w:pPr>
      <w:ins w:id="228"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"_Toc404584841"</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lang w:val="es-CO"/>
          </w:rPr>
          <w:t>Figura 20. Instalación ASP.NET</w:t>
        </w:r>
        <w:r>
          <w:rPr>
            <w:noProof/>
            <w:webHidden/>
          </w:rPr>
          <w:tab/>
        </w:r>
        <w:r>
          <w:rPr>
            <w:noProof/>
            <w:webHidden/>
          </w:rPr>
          <w:fldChar w:fldCharType="begin"/>
        </w:r>
        <w:r>
          <w:rPr>
            <w:noProof/>
            <w:webHidden/>
          </w:rPr>
          <w:instrText xml:space="preserve"> PAGEREF _Toc404584841 \h </w:instrText>
        </w:r>
        <w:r>
          <w:rPr>
            <w:noProof/>
            <w:webHidden/>
          </w:rPr>
        </w:r>
      </w:ins>
      <w:r>
        <w:rPr>
          <w:noProof/>
          <w:webHidden/>
        </w:rPr>
        <w:fldChar w:fldCharType="separate"/>
      </w:r>
      <w:ins w:id="229" w:author="Carolina Fajardo" w:date="2014-11-24T09:30:00Z">
        <w:r>
          <w:rPr>
            <w:noProof/>
            <w:webHidden/>
          </w:rPr>
          <w:t>40</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230" w:author="Carolina Fajardo" w:date="2014-11-24T09:30:00Z"/>
          <w:rFonts w:asciiTheme="minorHAnsi" w:eastAsiaTheme="minorEastAsia" w:hAnsiTheme="minorHAnsi" w:cstheme="minorBidi"/>
          <w:i w:val="0"/>
          <w:iCs w:val="0"/>
          <w:noProof/>
          <w:sz w:val="22"/>
          <w:szCs w:val="22"/>
          <w:lang w:val="es-CO" w:eastAsia="es-CO"/>
        </w:rPr>
      </w:pPr>
      <w:ins w:id="231"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"_Toc404584842"</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21. Inicio Instalador Conector MySQL</w:t>
        </w:r>
        <w:r>
          <w:rPr>
            <w:noProof/>
            <w:webHidden/>
          </w:rPr>
          <w:tab/>
        </w:r>
        <w:r>
          <w:rPr>
            <w:noProof/>
            <w:webHidden/>
          </w:rPr>
          <w:fldChar w:fldCharType="begin"/>
        </w:r>
        <w:r>
          <w:rPr>
            <w:noProof/>
            <w:webHidden/>
          </w:rPr>
          <w:instrText xml:space="preserve"> PAGEREF _Toc404584842 \h </w:instrText>
        </w:r>
        <w:r>
          <w:rPr>
            <w:noProof/>
            <w:webHidden/>
          </w:rPr>
        </w:r>
      </w:ins>
      <w:r>
        <w:rPr>
          <w:noProof/>
          <w:webHidden/>
        </w:rPr>
        <w:fldChar w:fldCharType="separate"/>
      </w:r>
      <w:ins w:id="232" w:author="Carolina Fajardo" w:date="2014-11-24T09:30:00Z">
        <w:r>
          <w:rPr>
            <w:noProof/>
            <w:webHidden/>
          </w:rPr>
          <w:t>41</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233" w:author="Carolina Fajardo" w:date="2014-11-24T09:30:00Z"/>
          <w:rFonts w:asciiTheme="minorHAnsi" w:eastAsiaTheme="minorEastAsia" w:hAnsiTheme="minorHAnsi" w:cstheme="minorBidi"/>
          <w:i w:val="0"/>
          <w:iCs w:val="0"/>
          <w:noProof/>
          <w:sz w:val="22"/>
          <w:szCs w:val="22"/>
          <w:lang w:val="es-CO" w:eastAsia="es-CO"/>
        </w:rPr>
      </w:pPr>
      <w:ins w:id="234"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"_Toc404584843"</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22. Setup Instalador Conector MySQL</w:t>
        </w:r>
        <w:r>
          <w:rPr>
            <w:noProof/>
            <w:webHidden/>
          </w:rPr>
          <w:tab/>
        </w:r>
        <w:r>
          <w:rPr>
            <w:noProof/>
            <w:webHidden/>
          </w:rPr>
          <w:fldChar w:fldCharType="begin"/>
        </w:r>
        <w:r>
          <w:rPr>
            <w:noProof/>
            <w:webHidden/>
          </w:rPr>
          <w:instrText xml:space="preserve"> PAGEREF _Toc404584843 \h </w:instrText>
        </w:r>
        <w:r>
          <w:rPr>
            <w:noProof/>
            <w:webHidden/>
          </w:rPr>
        </w:r>
      </w:ins>
      <w:r>
        <w:rPr>
          <w:noProof/>
          <w:webHidden/>
        </w:rPr>
        <w:fldChar w:fldCharType="separate"/>
      </w:r>
      <w:ins w:id="235" w:author="Carolina Fajardo" w:date="2014-11-24T09:30:00Z">
        <w:r>
          <w:rPr>
            <w:noProof/>
            <w:webHidden/>
          </w:rPr>
          <w:t>42</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236" w:author="Carolina Fajardo" w:date="2014-11-24T09:30:00Z"/>
          <w:rFonts w:asciiTheme="minorHAnsi" w:eastAsiaTheme="minorEastAsia" w:hAnsiTheme="minorHAnsi" w:cstheme="minorBidi"/>
          <w:i w:val="0"/>
          <w:iCs w:val="0"/>
          <w:noProof/>
          <w:sz w:val="22"/>
          <w:szCs w:val="22"/>
          <w:lang w:val="es-CO" w:eastAsia="es-CO"/>
        </w:rPr>
      </w:pPr>
      <w:ins w:id="237"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"_Toc404584844"</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23. Inicio IIS</w:t>
        </w:r>
        <w:r>
          <w:rPr>
            <w:noProof/>
            <w:webHidden/>
          </w:rPr>
          <w:tab/>
        </w:r>
        <w:r>
          <w:rPr>
            <w:noProof/>
            <w:webHidden/>
          </w:rPr>
          <w:fldChar w:fldCharType="begin"/>
        </w:r>
        <w:r>
          <w:rPr>
            <w:noProof/>
            <w:webHidden/>
          </w:rPr>
          <w:instrText xml:space="preserve"> PAGEREF _Toc404584844 \h </w:instrText>
        </w:r>
        <w:r>
          <w:rPr>
            <w:noProof/>
            <w:webHidden/>
          </w:rPr>
        </w:r>
      </w:ins>
      <w:r>
        <w:rPr>
          <w:noProof/>
          <w:webHidden/>
        </w:rPr>
        <w:fldChar w:fldCharType="separate"/>
      </w:r>
      <w:ins w:id="238" w:author="Carolina Fajardo" w:date="2014-11-24T09:30:00Z">
        <w:r>
          <w:rPr>
            <w:noProof/>
            <w:webHidden/>
          </w:rPr>
          <w:t>43</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239" w:author="Carolina Fajardo" w:date="2014-11-24T09:30:00Z"/>
          <w:rFonts w:asciiTheme="minorHAnsi" w:eastAsiaTheme="minorEastAsia" w:hAnsiTheme="minorHAnsi" w:cstheme="minorBidi"/>
          <w:i w:val="0"/>
          <w:iCs w:val="0"/>
          <w:noProof/>
          <w:sz w:val="22"/>
          <w:szCs w:val="22"/>
          <w:lang w:val="es-CO" w:eastAsia="es-CO"/>
        </w:rPr>
      </w:pPr>
      <w:ins w:id="240"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"_Toc404584845"</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24. Agregar Sitio Web</w:t>
        </w:r>
        <w:r>
          <w:rPr>
            <w:noProof/>
            <w:webHidden/>
          </w:rPr>
          <w:tab/>
        </w:r>
        <w:r>
          <w:rPr>
            <w:noProof/>
            <w:webHidden/>
          </w:rPr>
          <w:fldChar w:fldCharType="begin"/>
        </w:r>
        <w:r>
          <w:rPr>
            <w:noProof/>
            <w:webHidden/>
          </w:rPr>
          <w:instrText xml:space="preserve"> PAGEREF _Toc404584845 \h </w:instrText>
        </w:r>
        <w:r>
          <w:rPr>
            <w:noProof/>
            <w:webHidden/>
          </w:rPr>
        </w:r>
      </w:ins>
      <w:r>
        <w:rPr>
          <w:noProof/>
          <w:webHidden/>
        </w:rPr>
        <w:fldChar w:fldCharType="separate"/>
      </w:r>
      <w:ins w:id="241" w:author="Carolina Fajardo" w:date="2014-11-24T09:30:00Z">
        <w:r>
          <w:rPr>
            <w:noProof/>
            <w:webHidden/>
          </w:rPr>
          <w:t>44</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242" w:author="Carolina Fajardo" w:date="2014-11-24T09:30:00Z"/>
          <w:rFonts w:asciiTheme="minorHAnsi" w:eastAsiaTheme="minorEastAsia" w:hAnsiTheme="minorHAnsi" w:cstheme="minorBidi"/>
          <w:i w:val="0"/>
          <w:iCs w:val="0"/>
          <w:noProof/>
          <w:sz w:val="22"/>
          <w:szCs w:val="22"/>
          <w:lang w:val="es-CO" w:eastAsia="es-CO"/>
        </w:rPr>
      </w:pPr>
      <w:ins w:id="243"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"_Toc404584846"</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25. Modificar Grupo de Aplicaciones</w:t>
        </w:r>
        <w:r>
          <w:rPr>
            <w:noProof/>
            <w:webHidden/>
          </w:rPr>
          <w:tab/>
        </w:r>
        <w:r>
          <w:rPr>
            <w:noProof/>
            <w:webHidden/>
          </w:rPr>
          <w:fldChar w:fldCharType="begin"/>
        </w:r>
        <w:r>
          <w:rPr>
            <w:noProof/>
            <w:webHidden/>
          </w:rPr>
          <w:instrText xml:space="preserve"> PAGEREF _Toc404584846 \h </w:instrText>
        </w:r>
        <w:r>
          <w:rPr>
            <w:noProof/>
            <w:webHidden/>
          </w:rPr>
        </w:r>
      </w:ins>
      <w:r>
        <w:rPr>
          <w:noProof/>
          <w:webHidden/>
        </w:rPr>
        <w:fldChar w:fldCharType="separate"/>
      </w:r>
      <w:ins w:id="244" w:author="Carolina Fajardo" w:date="2014-11-24T09:30:00Z">
        <w:r>
          <w:rPr>
            <w:noProof/>
            <w:webHidden/>
          </w:rPr>
          <w:t>45</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245" w:author="Carolina Fajardo" w:date="2014-11-24T09:30:00Z"/>
          <w:rFonts w:asciiTheme="minorHAnsi" w:eastAsiaTheme="minorEastAsia" w:hAnsiTheme="minorHAnsi" w:cstheme="minorBidi"/>
          <w:i w:val="0"/>
          <w:iCs w:val="0"/>
          <w:noProof/>
          <w:sz w:val="22"/>
          <w:szCs w:val="22"/>
          <w:lang w:val="es-CO" w:eastAsia="es-CO"/>
        </w:rPr>
      </w:pPr>
      <w:ins w:id="246"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"_Toc404584847"</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26. Modificar Estado de la Sesión</w:t>
        </w:r>
        <w:r>
          <w:rPr>
            <w:noProof/>
            <w:webHidden/>
          </w:rPr>
          <w:tab/>
        </w:r>
        <w:r>
          <w:rPr>
            <w:noProof/>
            <w:webHidden/>
          </w:rPr>
          <w:fldChar w:fldCharType="begin"/>
        </w:r>
        <w:r>
          <w:rPr>
            <w:noProof/>
            <w:webHidden/>
          </w:rPr>
          <w:instrText xml:space="preserve"> PAGEREF _Toc404584847 \h </w:instrText>
        </w:r>
        <w:r>
          <w:rPr>
            <w:noProof/>
            <w:webHidden/>
          </w:rPr>
        </w:r>
      </w:ins>
      <w:r>
        <w:rPr>
          <w:noProof/>
          <w:webHidden/>
        </w:rPr>
        <w:fldChar w:fldCharType="separate"/>
      </w:r>
      <w:ins w:id="247" w:author="Carolina Fajardo" w:date="2014-11-24T09:30:00Z">
        <w:r>
          <w:rPr>
            <w:noProof/>
            <w:webHidden/>
          </w:rPr>
          <w:t>46</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248" w:author="Carolina Fajardo" w:date="2014-11-24T09:30:00Z"/>
          <w:rFonts w:asciiTheme="minorHAnsi" w:eastAsiaTheme="minorEastAsia" w:hAnsiTheme="minorHAnsi" w:cstheme="minorBidi"/>
          <w:i w:val="0"/>
          <w:iCs w:val="0"/>
          <w:noProof/>
          <w:sz w:val="22"/>
          <w:szCs w:val="22"/>
          <w:lang w:val="es-CO" w:eastAsia="es-CO"/>
        </w:rPr>
      </w:pPr>
      <w:ins w:id="249"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"_Toc404584848"</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27. Modificar Estado de la Sesión En Proceso</w:t>
        </w:r>
        <w:r>
          <w:rPr>
            <w:noProof/>
            <w:webHidden/>
          </w:rPr>
          <w:tab/>
        </w:r>
        <w:r>
          <w:rPr>
            <w:noProof/>
            <w:webHidden/>
          </w:rPr>
          <w:fldChar w:fldCharType="begin"/>
        </w:r>
        <w:r>
          <w:rPr>
            <w:noProof/>
            <w:webHidden/>
          </w:rPr>
          <w:instrText xml:space="preserve"> PAGEREF _Toc404584848 \h </w:instrText>
        </w:r>
        <w:r>
          <w:rPr>
            <w:noProof/>
            <w:webHidden/>
          </w:rPr>
        </w:r>
      </w:ins>
      <w:r>
        <w:rPr>
          <w:noProof/>
          <w:webHidden/>
        </w:rPr>
        <w:fldChar w:fldCharType="separate"/>
      </w:r>
      <w:ins w:id="250" w:author="Carolina Fajardo" w:date="2014-11-24T09:30:00Z">
        <w:r>
          <w:rPr>
            <w:noProof/>
            <w:webHidden/>
          </w:rPr>
          <w:t>46</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251" w:author="Carolina Fajardo" w:date="2014-11-24T09:30:00Z"/>
          <w:rFonts w:asciiTheme="minorHAnsi" w:eastAsiaTheme="minorEastAsia" w:hAnsiTheme="minorHAnsi" w:cstheme="minorBidi"/>
          <w:i w:val="0"/>
          <w:iCs w:val="0"/>
          <w:noProof/>
          <w:sz w:val="22"/>
          <w:szCs w:val="22"/>
          <w:lang w:val="es-CO" w:eastAsia="es-CO"/>
        </w:rPr>
      </w:pPr>
      <w:ins w:id="252"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"_Toc404584849"</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28. Propiedades de Carpeta de Imágenes</w:t>
        </w:r>
        <w:r>
          <w:rPr>
            <w:noProof/>
            <w:webHidden/>
          </w:rPr>
          <w:tab/>
        </w:r>
        <w:r>
          <w:rPr>
            <w:noProof/>
            <w:webHidden/>
          </w:rPr>
          <w:fldChar w:fldCharType="begin"/>
        </w:r>
        <w:r>
          <w:rPr>
            <w:noProof/>
            <w:webHidden/>
          </w:rPr>
          <w:instrText xml:space="preserve"> PAGEREF _Toc404584849 \h </w:instrText>
        </w:r>
        <w:r>
          <w:rPr>
            <w:noProof/>
            <w:webHidden/>
          </w:rPr>
        </w:r>
      </w:ins>
      <w:r>
        <w:rPr>
          <w:noProof/>
          <w:webHidden/>
        </w:rPr>
        <w:fldChar w:fldCharType="separate"/>
      </w:r>
      <w:ins w:id="253" w:author="Carolina Fajardo" w:date="2014-11-24T09:30:00Z">
        <w:r>
          <w:rPr>
            <w:noProof/>
            <w:webHidden/>
          </w:rPr>
          <w:t>47</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254" w:author="Carolina Fajardo" w:date="2014-11-24T09:30:00Z"/>
          <w:rFonts w:asciiTheme="minorHAnsi" w:eastAsiaTheme="minorEastAsia" w:hAnsiTheme="minorHAnsi" w:cstheme="minorBidi"/>
          <w:i w:val="0"/>
          <w:iCs w:val="0"/>
          <w:noProof/>
          <w:sz w:val="22"/>
          <w:szCs w:val="22"/>
          <w:lang w:val="es-CO" w:eastAsia="es-CO"/>
        </w:rPr>
      </w:pPr>
      <w:ins w:id="255"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"_Toc404584850"</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29. Pestaña de Seguridad</w:t>
        </w:r>
        <w:r>
          <w:rPr>
            <w:noProof/>
            <w:webHidden/>
          </w:rPr>
          <w:tab/>
        </w:r>
        <w:r>
          <w:rPr>
            <w:noProof/>
            <w:webHidden/>
          </w:rPr>
          <w:fldChar w:fldCharType="begin"/>
        </w:r>
        <w:r>
          <w:rPr>
            <w:noProof/>
            <w:webHidden/>
          </w:rPr>
          <w:instrText xml:space="preserve"> PAGEREF _Toc404584850 \h </w:instrText>
        </w:r>
        <w:r>
          <w:rPr>
            <w:noProof/>
            <w:webHidden/>
          </w:rPr>
        </w:r>
      </w:ins>
      <w:r>
        <w:rPr>
          <w:noProof/>
          <w:webHidden/>
        </w:rPr>
        <w:fldChar w:fldCharType="separate"/>
      </w:r>
      <w:ins w:id="256" w:author="Carolina Fajardo" w:date="2014-11-24T09:30:00Z">
        <w:r>
          <w:rPr>
            <w:noProof/>
            <w:webHidden/>
          </w:rPr>
          <w:t>48</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257" w:author="Carolina Fajardo" w:date="2014-11-24T09:30:00Z"/>
          <w:rFonts w:asciiTheme="minorHAnsi" w:eastAsiaTheme="minorEastAsia" w:hAnsiTheme="minorHAnsi" w:cstheme="minorBidi"/>
          <w:i w:val="0"/>
          <w:iCs w:val="0"/>
          <w:noProof/>
          <w:sz w:val="22"/>
          <w:szCs w:val="22"/>
          <w:lang w:val="es-CO" w:eastAsia="es-CO"/>
        </w:rPr>
      </w:pPr>
      <w:ins w:id="258"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"_Toc404584851"</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30. Opción Editar</w:t>
        </w:r>
        <w:r>
          <w:rPr>
            <w:noProof/>
            <w:webHidden/>
          </w:rPr>
          <w:tab/>
        </w:r>
        <w:r>
          <w:rPr>
            <w:noProof/>
            <w:webHidden/>
          </w:rPr>
          <w:fldChar w:fldCharType="begin"/>
        </w:r>
        <w:r>
          <w:rPr>
            <w:noProof/>
            <w:webHidden/>
          </w:rPr>
          <w:instrText xml:space="preserve"> PAGEREF _Toc404584851 \h </w:instrText>
        </w:r>
        <w:r>
          <w:rPr>
            <w:noProof/>
            <w:webHidden/>
          </w:rPr>
        </w:r>
      </w:ins>
      <w:r>
        <w:rPr>
          <w:noProof/>
          <w:webHidden/>
        </w:rPr>
        <w:fldChar w:fldCharType="separate"/>
      </w:r>
      <w:ins w:id="259" w:author="Carolina Fajardo" w:date="2014-11-24T09:30:00Z">
        <w:r>
          <w:rPr>
            <w:noProof/>
            <w:webHidden/>
          </w:rPr>
          <w:t>49</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260" w:author="Carolina Fajardo" w:date="2014-11-24T09:30:00Z"/>
          <w:rFonts w:asciiTheme="minorHAnsi" w:eastAsiaTheme="minorEastAsia" w:hAnsiTheme="minorHAnsi" w:cstheme="minorBidi"/>
          <w:i w:val="0"/>
          <w:iCs w:val="0"/>
          <w:noProof/>
          <w:sz w:val="22"/>
          <w:szCs w:val="22"/>
          <w:lang w:val="es-CO" w:eastAsia="es-CO"/>
        </w:rPr>
      </w:pPr>
      <w:ins w:id="261"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"_Toc404584852"</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31. Opción Agregar</w:t>
        </w:r>
        <w:r>
          <w:rPr>
            <w:noProof/>
            <w:webHidden/>
          </w:rPr>
          <w:tab/>
        </w:r>
        <w:r>
          <w:rPr>
            <w:noProof/>
            <w:webHidden/>
          </w:rPr>
          <w:fldChar w:fldCharType="begin"/>
        </w:r>
        <w:r>
          <w:rPr>
            <w:noProof/>
            <w:webHidden/>
          </w:rPr>
          <w:instrText xml:space="preserve"> PAGEREF _Toc404584852 \h </w:instrText>
        </w:r>
        <w:r>
          <w:rPr>
            <w:noProof/>
            <w:webHidden/>
          </w:rPr>
        </w:r>
      </w:ins>
      <w:r>
        <w:rPr>
          <w:noProof/>
          <w:webHidden/>
        </w:rPr>
        <w:fldChar w:fldCharType="separate"/>
      </w:r>
      <w:ins w:id="262" w:author="Carolina Fajardo" w:date="2014-11-24T09:30:00Z">
        <w:r>
          <w:rPr>
            <w:noProof/>
            <w:webHidden/>
          </w:rPr>
          <w:t>50</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263" w:author="Carolina Fajardo" w:date="2014-11-24T09:30:00Z"/>
          <w:rFonts w:asciiTheme="minorHAnsi" w:eastAsiaTheme="minorEastAsia" w:hAnsiTheme="minorHAnsi" w:cstheme="minorBidi"/>
          <w:i w:val="0"/>
          <w:iCs w:val="0"/>
          <w:noProof/>
          <w:sz w:val="22"/>
          <w:szCs w:val="22"/>
          <w:lang w:val="es-CO" w:eastAsia="es-CO"/>
        </w:rPr>
      </w:pPr>
      <w:ins w:id="264"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"_Toc404584853"</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32. Opción Avanzadas</w:t>
        </w:r>
        <w:r>
          <w:rPr>
            <w:noProof/>
            <w:webHidden/>
          </w:rPr>
          <w:tab/>
        </w:r>
        <w:r>
          <w:rPr>
            <w:noProof/>
            <w:webHidden/>
          </w:rPr>
          <w:fldChar w:fldCharType="begin"/>
        </w:r>
        <w:r>
          <w:rPr>
            <w:noProof/>
            <w:webHidden/>
          </w:rPr>
          <w:instrText xml:space="preserve"> PAGEREF _Toc404584853 \h </w:instrText>
        </w:r>
        <w:r>
          <w:rPr>
            <w:noProof/>
            <w:webHidden/>
          </w:rPr>
        </w:r>
      </w:ins>
      <w:r>
        <w:rPr>
          <w:noProof/>
          <w:webHidden/>
        </w:rPr>
        <w:fldChar w:fldCharType="separate"/>
      </w:r>
      <w:ins w:id="265" w:author="Carolina Fajardo" w:date="2014-11-24T09:30:00Z">
        <w:r>
          <w:rPr>
            <w:noProof/>
            <w:webHidden/>
          </w:rPr>
          <w:t>51</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266" w:author="Carolina Fajardo" w:date="2014-11-24T09:30:00Z"/>
          <w:rFonts w:asciiTheme="minorHAnsi" w:eastAsiaTheme="minorEastAsia" w:hAnsiTheme="minorHAnsi" w:cstheme="minorBidi"/>
          <w:i w:val="0"/>
          <w:iCs w:val="0"/>
          <w:noProof/>
          <w:sz w:val="22"/>
          <w:szCs w:val="22"/>
          <w:lang w:val="es-CO" w:eastAsia="es-CO"/>
        </w:rPr>
      </w:pPr>
      <w:ins w:id="267"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"_Toc404584854"</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33. Opción Buscar Ahora</w:t>
        </w:r>
        <w:r>
          <w:rPr>
            <w:noProof/>
            <w:webHidden/>
          </w:rPr>
          <w:tab/>
        </w:r>
        <w:r>
          <w:rPr>
            <w:noProof/>
            <w:webHidden/>
          </w:rPr>
          <w:fldChar w:fldCharType="begin"/>
        </w:r>
        <w:r>
          <w:rPr>
            <w:noProof/>
            <w:webHidden/>
          </w:rPr>
          <w:instrText xml:space="preserve"> PAGEREF _Toc404584854 \h </w:instrText>
        </w:r>
        <w:r>
          <w:rPr>
            <w:noProof/>
            <w:webHidden/>
          </w:rPr>
        </w:r>
      </w:ins>
      <w:r>
        <w:rPr>
          <w:noProof/>
          <w:webHidden/>
        </w:rPr>
        <w:fldChar w:fldCharType="separate"/>
      </w:r>
      <w:ins w:id="268" w:author="Carolina Fajardo" w:date="2014-11-24T09:30:00Z">
        <w:r>
          <w:rPr>
            <w:noProof/>
            <w:webHidden/>
          </w:rPr>
          <w:t>52</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269" w:author="Carolina Fajardo" w:date="2014-11-24T09:30:00Z"/>
          <w:rFonts w:asciiTheme="minorHAnsi" w:eastAsiaTheme="minorEastAsia" w:hAnsiTheme="minorHAnsi" w:cstheme="minorBidi"/>
          <w:i w:val="0"/>
          <w:iCs w:val="0"/>
          <w:noProof/>
          <w:sz w:val="22"/>
          <w:szCs w:val="22"/>
          <w:lang w:val="es-CO" w:eastAsia="es-CO"/>
        </w:rPr>
      </w:pPr>
      <w:ins w:id="270"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"_Toc404584855"</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34. Usuario</w:t>
        </w:r>
        <w:r>
          <w:rPr>
            <w:noProof/>
            <w:webHidden/>
          </w:rPr>
          <w:tab/>
        </w:r>
        <w:r>
          <w:rPr>
            <w:noProof/>
            <w:webHidden/>
          </w:rPr>
          <w:fldChar w:fldCharType="begin"/>
        </w:r>
        <w:r>
          <w:rPr>
            <w:noProof/>
            <w:webHidden/>
          </w:rPr>
          <w:instrText xml:space="preserve"> PAGEREF _Toc404584855 \h </w:instrText>
        </w:r>
        <w:r>
          <w:rPr>
            <w:noProof/>
            <w:webHidden/>
          </w:rPr>
        </w:r>
      </w:ins>
      <w:r>
        <w:rPr>
          <w:noProof/>
          <w:webHidden/>
        </w:rPr>
        <w:fldChar w:fldCharType="separate"/>
      </w:r>
      <w:ins w:id="271" w:author="Carolina Fajardo" w:date="2014-11-24T09:30:00Z">
        <w:r>
          <w:rPr>
            <w:noProof/>
            <w:webHidden/>
          </w:rPr>
          <w:t>53</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272" w:author="Carolina Fajardo" w:date="2014-11-24T09:30:00Z"/>
          <w:rFonts w:asciiTheme="minorHAnsi" w:eastAsiaTheme="minorEastAsia" w:hAnsiTheme="minorHAnsi" w:cstheme="minorBidi"/>
          <w:i w:val="0"/>
          <w:iCs w:val="0"/>
          <w:noProof/>
          <w:sz w:val="22"/>
          <w:szCs w:val="22"/>
          <w:lang w:val="es-CO" w:eastAsia="es-CO"/>
        </w:rPr>
      </w:pPr>
      <w:ins w:id="273"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"_Toc404584856"</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35. Opción Aceptar</w:t>
        </w:r>
        <w:r>
          <w:rPr>
            <w:noProof/>
            <w:webHidden/>
          </w:rPr>
          <w:tab/>
        </w:r>
        <w:r>
          <w:rPr>
            <w:noProof/>
            <w:webHidden/>
          </w:rPr>
          <w:fldChar w:fldCharType="begin"/>
        </w:r>
        <w:r>
          <w:rPr>
            <w:noProof/>
            <w:webHidden/>
          </w:rPr>
          <w:instrText xml:space="preserve"> PAGEREF _Toc404584856 \h </w:instrText>
        </w:r>
        <w:r>
          <w:rPr>
            <w:noProof/>
            <w:webHidden/>
          </w:rPr>
        </w:r>
      </w:ins>
      <w:r>
        <w:rPr>
          <w:noProof/>
          <w:webHidden/>
        </w:rPr>
        <w:fldChar w:fldCharType="separate"/>
      </w:r>
      <w:ins w:id="274" w:author="Carolina Fajardo" w:date="2014-11-24T09:30:00Z">
        <w:r>
          <w:rPr>
            <w:noProof/>
            <w:webHidden/>
          </w:rPr>
          <w:t>54</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275" w:author="Carolina Fajardo" w:date="2014-11-24T09:30:00Z"/>
          <w:rFonts w:asciiTheme="minorHAnsi" w:eastAsiaTheme="minorEastAsia" w:hAnsiTheme="minorHAnsi" w:cstheme="minorBidi"/>
          <w:i w:val="0"/>
          <w:iCs w:val="0"/>
          <w:noProof/>
          <w:sz w:val="22"/>
          <w:szCs w:val="22"/>
          <w:lang w:val="es-CO" w:eastAsia="es-CO"/>
        </w:rPr>
      </w:pPr>
      <w:ins w:id="276"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"_Toc404584857"</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36. Opción Aceptar</w:t>
        </w:r>
        <w:r>
          <w:rPr>
            <w:noProof/>
            <w:webHidden/>
          </w:rPr>
          <w:tab/>
        </w:r>
        <w:r>
          <w:rPr>
            <w:noProof/>
            <w:webHidden/>
          </w:rPr>
          <w:fldChar w:fldCharType="begin"/>
        </w:r>
        <w:r>
          <w:rPr>
            <w:noProof/>
            <w:webHidden/>
          </w:rPr>
          <w:instrText xml:space="preserve"> PAGEREF _Toc404584857 \h </w:instrText>
        </w:r>
        <w:r>
          <w:rPr>
            <w:noProof/>
            <w:webHidden/>
          </w:rPr>
        </w:r>
      </w:ins>
      <w:r>
        <w:rPr>
          <w:noProof/>
          <w:webHidden/>
        </w:rPr>
        <w:fldChar w:fldCharType="separate"/>
      </w:r>
      <w:ins w:id="277" w:author="Carolina Fajardo" w:date="2014-11-24T09:30:00Z">
        <w:r>
          <w:rPr>
            <w:noProof/>
            <w:webHidden/>
          </w:rPr>
          <w:t>55</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278" w:author="Carolina Fajardo" w:date="2014-11-24T09:30:00Z"/>
          <w:rFonts w:asciiTheme="minorHAnsi" w:eastAsiaTheme="minorEastAsia" w:hAnsiTheme="minorHAnsi" w:cstheme="minorBidi"/>
          <w:i w:val="0"/>
          <w:iCs w:val="0"/>
          <w:noProof/>
          <w:sz w:val="22"/>
          <w:szCs w:val="22"/>
          <w:lang w:val="es-CO" w:eastAsia="es-CO"/>
        </w:rPr>
      </w:pPr>
      <w:ins w:id="279"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"_Toc404584858"</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37. Opción Control Total y Modificar</w:t>
        </w:r>
        <w:r>
          <w:rPr>
            <w:noProof/>
            <w:webHidden/>
          </w:rPr>
          <w:tab/>
        </w:r>
        <w:r>
          <w:rPr>
            <w:noProof/>
            <w:webHidden/>
          </w:rPr>
          <w:fldChar w:fldCharType="begin"/>
        </w:r>
        <w:r>
          <w:rPr>
            <w:noProof/>
            <w:webHidden/>
          </w:rPr>
          <w:instrText xml:space="preserve"> PAGEREF _Toc404584858 \h </w:instrText>
        </w:r>
        <w:r>
          <w:rPr>
            <w:noProof/>
            <w:webHidden/>
          </w:rPr>
        </w:r>
      </w:ins>
      <w:r>
        <w:rPr>
          <w:noProof/>
          <w:webHidden/>
        </w:rPr>
        <w:fldChar w:fldCharType="separate"/>
      </w:r>
      <w:ins w:id="280" w:author="Carolina Fajardo" w:date="2014-11-24T09:30:00Z">
        <w:r>
          <w:rPr>
            <w:noProof/>
            <w:webHidden/>
          </w:rPr>
          <w:t>56</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281" w:author="Carolina Fajardo" w:date="2014-11-24T09:30:00Z"/>
          <w:rFonts w:asciiTheme="minorHAnsi" w:eastAsiaTheme="minorEastAsia" w:hAnsiTheme="minorHAnsi" w:cstheme="minorBidi"/>
          <w:i w:val="0"/>
          <w:iCs w:val="0"/>
          <w:noProof/>
          <w:sz w:val="22"/>
          <w:szCs w:val="22"/>
          <w:lang w:val="es-CO" w:eastAsia="es-CO"/>
        </w:rPr>
      </w:pPr>
      <w:ins w:id="282"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"_Toc404584859"</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38. Archivo Web.Config</w:t>
        </w:r>
        <w:r>
          <w:rPr>
            <w:noProof/>
            <w:webHidden/>
          </w:rPr>
          <w:tab/>
        </w:r>
        <w:r>
          <w:rPr>
            <w:noProof/>
            <w:webHidden/>
          </w:rPr>
          <w:fldChar w:fldCharType="begin"/>
        </w:r>
        <w:r>
          <w:rPr>
            <w:noProof/>
            <w:webHidden/>
          </w:rPr>
          <w:instrText xml:space="preserve"> PAGEREF _Toc404584859 \h </w:instrText>
        </w:r>
        <w:r>
          <w:rPr>
            <w:noProof/>
            <w:webHidden/>
          </w:rPr>
        </w:r>
      </w:ins>
      <w:r>
        <w:rPr>
          <w:noProof/>
          <w:webHidden/>
        </w:rPr>
        <w:fldChar w:fldCharType="separate"/>
      </w:r>
      <w:ins w:id="283" w:author="Carolina Fajardo" w:date="2014-11-24T09:30:00Z">
        <w:r>
          <w:rPr>
            <w:noProof/>
            <w:webHidden/>
          </w:rPr>
          <w:t>57</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284" w:author="Carolina Fajardo" w:date="2014-11-24T09:30:00Z"/>
          <w:rFonts w:asciiTheme="minorHAnsi" w:eastAsiaTheme="minorEastAsia" w:hAnsiTheme="minorHAnsi" w:cstheme="minorBidi"/>
          <w:i w:val="0"/>
          <w:iCs w:val="0"/>
          <w:noProof/>
          <w:sz w:val="22"/>
          <w:szCs w:val="22"/>
          <w:lang w:val="es-CO" w:eastAsia="es-CO"/>
        </w:rPr>
      </w:pPr>
      <w:ins w:id="285"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"_Toc404584860"</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39. Sistema Operativo</w:t>
        </w:r>
        <w:r>
          <w:rPr>
            <w:noProof/>
            <w:webHidden/>
          </w:rPr>
          <w:tab/>
        </w:r>
        <w:r>
          <w:rPr>
            <w:noProof/>
            <w:webHidden/>
          </w:rPr>
          <w:fldChar w:fldCharType="begin"/>
        </w:r>
        <w:r>
          <w:rPr>
            <w:noProof/>
            <w:webHidden/>
          </w:rPr>
          <w:instrText xml:space="preserve"> PAGEREF _Toc404584860 \h </w:instrText>
        </w:r>
        <w:r>
          <w:rPr>
            <w:noProof/>
            <w:webHidden/>
          </w:rPr>
        </w:r>
      </w:ins>
      <w:r>
        <w:rPr>
          <w:noProof/>
          <w:webHidden/>
        </w:rPr>
        <w:fldChar w:fldCharType="separate"/>
      </w:r>
      <w:ins w:id="286" w:author="Carolina Fajardo" w:date="2014-11-24T09:30:00Z">
        <w:r>
          <w:rPr>
            <w:noProof/>
            <w:webHidden/>
          </w:rPr>
          <w:t>58</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287" w:author="Carolina Fajardo" w:date="2014-11-24T09:30:00Z"/>
          <w:rFonts w:asciiTheme="minorHAnsi" w:eastAsiaTheme="minorEastAsia" w:hAnsiTheme="minorHAnsi" w:cstheme="minorBidi"/>
          <w:i w:val="0"/>
          <w:iCs w:val="0"/>
          <w:noProof/>
          <w:sz w:val="22"/>
          <w:szCs w:val="22"/>
          <w:lang w:val="es-CO" w:eastAsia="es-CO"/>
        </w:rPr>
      </w:pPr>
      <w:ins w:id="288"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"_Toc404584861"</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40. Inicio Instalación JDK</w:t>
        </w:r>
        <w:r>
          <w:rPr>
            <w:noProof/>
            <w:webHidden/>
          </w:rPr>
          <w:tab/>
        </w:r>
        <w:r>
          <w:rPr>
            <w:noProof/>
            <w:webHidden/>
          </w:rPr>
          <w:fldChar w:fldCharType="begin"/>
        </w:r>
        <w:r>
          <w:rPr>
            <w:noProof/>
            <w:webHidden/>
          </w:rPr>
          <w:instrText xml:space="preserve"> PAGEREF _Toc404584861 \h </w:instrText>
        </w:r>
        <w:r>
          <w:rPr>
            <w:noProof/>
            <w:webHidden/>
          </w:rPr>
        </w:r>
      </w:ins>
      <w:r>
        <w:rPr>
          <w:noProof/>
          <w:webHidden/>
        </w:rPr>
        <w:fldChar w:fldCharType="separate"/>
      </w:r>
      <w:ins w:id="289" w:author="Carolina Fajardo" w:date="2014-11-24T09:30:00Z">
        <w:r>
          <w:rPr>
            <w:noProof/>
            <w:webHidden/>
          </w:rPr>
          <w:t>59</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290" w:author="Carolina Fajardo" w:date="2014-11-24T09:30:00Z"/>
          <w:rFonts w:asciiTheme="minorHAnsi" w:eastAsiaTheme="minorEastAsia" w:hAnsiTheme="minorHAnsi" w:cstheme="minorBidi"/>
          <w:i w:val="0"/>
          <w:iCs w:val="0"/>
          <w:noProof/>
          <w:sz w:val="22"/>
          <w:szCs w:val="22"/>
          <w:lang w:val="es-CO" w:eastAsia="es-CO"/>
        </w:rPr>
      </w:pPr>
      <w:ins w:id="291"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"_Toc404584862"</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41. Destino de Carpeta</w:t>
        </w:r>
        <w:r>
          <w:rPr>
            <w:noProof/>
            <w:webHidden/>
          </w:rPr>
          <w:tab/>
        </w:r>
        <w:r>
          <w:rPr>
            <w:noProof/>
            <w:webHidden/>
          </w:rPr>
          <w:fldChar w:fldCharType="begin"/>
        </w:r>
        <w:r>
          <w:rPr>
            <w:noProof/>
            <w:webHidden/>
          </w:rPr>
          <w:instrText xml:space="preserve"> PAGEREF _Toc404584862 \h </w:instrText>
        </w:r>
        <w:r>
          <w:rPr>
            <w:noProof/>
            <w:webHidden/>
          </w:rPr>
        </w:r>
      </w:ins>
      <w:r>
        <w:rPr>
          <w:noProof/>
          <w:webHidden/>
        </w:rPr>
        <w:fldChar w:fldCharType="separate"/>
      </w:r>
      <w:ins w:id="292" w:author="Carolina Fajardo" w:date="2014-11-24T09:30:00Z">
        <w:r>
          <w:rPr>
            <w:noProof/>
            <w:webHidden/>
          </w:rPr>
          <w:t>60</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293" w:author="Carolina Fajardo" w:date="2014-11-24T09:30:00Z"/>
          <w:rFonts w:asciiTheme="minorHAnsi" w:eastAsiaTheme="minorEastAsia" w:hAnsiTheme="minorHAnsi" w:cstheme="minorBidi"/>
          <w:i w:val="0"/>
          <w:iCs w:val="0"/>
          <w:noProof/>
          <w:sz w:val="22"/>
          <w:szCs w:val="22"/>
          <w:lang w:val="es-CO" w:eastAsia="es-CO"/>
        </w:rPr>
      </w:pPr>
      <w:ins w:id="294"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"_Toc404584863"</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42. Final Instalación JDK</w:t>
        </w:r>
        <w:r>
          <w:rPr>
            <w:noProof/>
            <w:webHidden/>
          </w:rPr>
          <w:tab/>
        </w:r>
        <w:r>
          <w:rPr>
            <w:noProof/>
            <w:webHidden/>
          </w:rPr>
          <w:fldChar w:fldCharType="begin"/>
        </w:r>
        <w:r>
          <w:rPr>
            <w:noProof/>
            <w:webHidden/>
          </w:rPr>
          <w:instrText xml:space="preserve"> PAGEREF _Toc404584863 \h </w:instrText>
        </w:r>
        <w:r>
          <w:rPr>
            <w:noProof/>
            <w:webHidden/>
          </w:rPr>
        </w:r>
      </w:ins>
      <w:r>
        <w:rPr>
          <w:noProof/>
          <w:webHidden/>
        </w:rPr>
        <w:fldChar w:fldCharType="separate"/>
      </w:r>
      <w:ins w:id="295" w:author="Carolina Fajardo" w:date="2014-11-24T09:30:00Z">
        <w:r>
          <w:rPr>
            <w:noProof/>
            <w:webHidden/>
          </w:rPr>
          <w:t>61</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296" w:author="Carolina Fajardo" w:date="2014-11-24T09:30:00Z"/>
          <w:rFonts w:asciiTheme="minorHAnsi" w:eastAsiaTheme="minorEastAsia" w:hAnsiTheme="minorHAnsi" w:cstheme="minorBidi"/>
          <w:i w:val="0"/>
          <w:iCs w:val="0"/>
          <w:noProof/>
          <w:sz w:val="22"/>
          <w:szCs w:val="22"/>
          <w:lang w:val="es-CO" w:eastAsia="es-CO"/>
        </w:rPr>
      </w:pPr>
      <w:ins w:id="297"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"_Toc404584864"</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43. Inicio Instalación Apache Tomcat</w:t>
        </w:r>
        <w:r>
          <w:rPr>
            <w:noProof/>
            <w:webHidden/>
          </w:rPr>
          <w:tab/>
        </w:r>
        <w:r>
          <w:rPr>
            <w:noProof/>
            <w:webHidden/>
          </w:rPr>
          <w:fldChar w:fldCharType="begin"/>
        </w:r>
        <w:r>
          <w:rPr>
            <w:noProof/>
            <w:webHidden/>
          </w:rPr>
          <w:instrText xml:space="preserve"> PAGEREF _Toc404584864 \h </w:instrText>
        </w:r>
        <w:r>
          <w:rPr>
            <w:noProof/>
            <w:webHidden/>
          </w:rPr>
        </w:r>
      </w:ins>
      <w:r>
        <w:rPr>
          <w:noProof/>
          <w:webHidden/>
        </w:rPr>
        <w:fldChar w:fldCharType="separate"/>
      </w:r>
      <w:ins w:id="298" w:author="Carolina Fajardo" w:date="2014-11-24T09:30:00Z">
        <w:r>
          <w:rPr>
            <w:noProof/>
            <w:webHidden/>
          </w:rPr>
          <w:t>62</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299" w:author="Carolina Fajardo" w:date="2014-11-24T09:30:00Z"/>
          <w:rFonts w:asciiTheme="minorHAnsi" w:eastAsiaTheme="minorEastAsia" w:hAnsiTheme="minorHAnsi" w:cstheme="minorBidi"/>
          <w:i w:val="0"/>
          <w:iCs w:val="0"/>
          <w:noProof/>
          <w:sz w:val="22"/>
          <w:szCs w:val="22"/>
          <w:lang w:val="es-CO" w:eastAsia="es-CO"/>
        </w:rPr>
      </w:pPr>
      <w:ins w:id="300"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"_Toc404584865"</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44. Aceptación de Licencia</w:t>
        </w:r>
        <w:r>
          <w:rPr>
            <w:noProof/>
            <w:webHidden/>
          </w:rPr>
          <w:tab/>
        </w:r>
        <w:r>
          <w:rPr>
            <w:noProof/>
            <w:webHidden/>
          </w:rPr>
          <w:fldChar w:fldCharType="begin"/>
        </w:r>
        <w:r>
          <w:rPr>
            <w:noProof/>
            <w:webHidden/>
          </w:rPr>
          <w:instrText xml:space="preserve"> PAGEREF _Toc404584865 \h </w:instrText>
        </w:r>
        <w:r>
          <w:rPr>
            <w:noProof/>
            <w:webHidden/>
          </w:rPr>
        </w:r>
      </w:ins>
      <w:r>
        <w:rPr>
          <w:noProof/>
          <w:webHidden/>
        </w:rPr>
        <w:fldChar w:fldCharType="separate"/>
      </w:r>
      <w:ins w:id="301" w:author="Carolina Fajardo" w:date="2014-11-24T09:30:00Z">
        <w:r>
          <w:rPr>
            <w:noProof/>
            <w:webHidden/>
          </w:rPr>
          <w:t>63</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302" w:author="Carolina Fajardo" w:date="2014-11-24T09:30:00Z"/>
          <w:rFonts w:asciiTheme="minorHAnsi" w:eastAsiaTheme="minorEastAsia" w:hAnsiTheme="minorHAnsi" w:cstheme="minorBidi"/>
          <w:i w:val="0"/>
          <w:iCs w:val="0"/>
          <w:noProof/>
          <w:sz w:val="22"/>
          <w:szCs w:val="22"/>
          <w:lang w:val="es-CO" w:eastAsia="es-CO"/>
        </w:rPr>
      </w:pPr>
      <w:ins w:id="303"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"_Toc404584866"</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45. Apache Tomcat Setup</w:t>
        </w:r>
        <w:r>
          <w:rPr>
            <w:noProof/>
            <w:webHidden/>
          </w:rPr>
          <w:tab/>
        </w:r>
        <w:r>
          <w:rPr>
            <w:noProof/>
            <w:webHidden/>
          </w:rPr>
          <w:fldChar w:fldCharType="begin"/>
        </w:r>
        <w:r>
          <w:rPr>
            <w:noProof/>
            <w:webHidden/>
          </w:rPr>
          <w:instrText xml:space="preserve"> PAGEREF _Toc404584866 \h </w:instrText>
        </w:r>
        <w:r>
          <w:rPr>
            <w:noProof/>
            <w:webHidden/>
          </w:rPr>
        </w:r>
      </w:ins>
      <w:r>
        <w:rPr>
          <w:noProof/>
          <w:webHidden/>
        </w:rPr>
        <w:fldChar w:fldCharType="separate"/>
      </w:r>
      <w:ins w:id="304" w:author="Carolina Fajardo" w:date="2014-11-24T09:30:00Z">
        <w:r>
          <w:rPr>
            <w:noProof/>
            <w:webHidden/>
          </w:rPr>
          <w:t>64</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305" w:author="Carolina Fajardo" w:date="2014-11-24T09:30:00Z"/>
          <w:rFonts w:asciiTheme="minorHAnsi" w:eastAsiaTheme="minorEastAsia" w:hAnsiTheme="minorHAnsi" w:cstheme="minorBidi"/>
          <w:i w:val="0"/>
          <w:iCs w:val="0"/>
          <w:noProof/>
          <w:sz w:val="22"/>
          <w:szCs w:val="22"/>
          <w:lang w:val="es-CO" w:eastAsia="es-CO"/>
        </w:rPr>
      </w:pPr>
      <w:ins w:id="306"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"_Toc404584867"</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46. Configuración de Opciones</w:t>
        </w:r>
        <w:r>
          <w:rPr>
            <w:noProof/>
            <w:webHidden/>
          </w:rPr>
          <w:tab/>
        </w:r>
        <w:r>
          <w:rPr>
            <w:noProof/>
            <w:webHidden/>
          </w:rPr>
          <w:fldChar w:fldCharType="begin"/>
        </w:r>
        <w:r>
          <w:rPr>
            <w:noProof/>
            <w:webHidden/>
          </w:rPr>
          <w:instrText xml:space="preserve"> PAGEREF _Toc404584867 \h </w:instrText>
        </w:r>
        <w:r>
          <w:rPr>
            <w:noProof/>
            <w:webHidden/>
          </w:rPr>
        </w:r>
      </w:ins>
      <w:r>
        <w:rPr>
          <w:noProof/>
          <w:webHidden/>
        </w:rPr>
        <w:fldChar w:fldCharType="separate"/>
      </w:r>
      <w:ins w:id="307" w:author="Carolina Fajardo" w:date="2014-11-24T09:30:00Z">
        <w:r>
          <w:rPr>
            <w:noProof/>
            <w:webHidden/>
          </w:rPr>
          <w:t>65</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308" w:author="Carolina Fajardo" w:date="2014-11-24T09:30:00Z"/>
          <w:rFonts w:asciiTheme="minorHAnsi" w:eastAsiaTheme="minorEastAsia" w:hAnsiTheme="minorHAnsi" w:cstheme="minorBidi"/>
          <w:i w:val="0"/>
          <w:iCs w:val="0"/>
          <w:noProof/>
          <w:sz w:val="22"/>
          <w:szCs w:val="22"/>
          <w:lang w:val="es-CO" w:eastAsia="es-CO"/>
        </w:rPr>
      </w:pPr>
      <w:ins w:id="309"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"_Toc404584868"</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47. Carpeta de Selección</w:t>
        </w:r>
        <w:r>
          <w:rPr>
            <w:noProof/>
            <w:webHidden/>
          </w:rPr>
          <w:tab/>
        </w:r>
        <w:r>
          <w:rPr>
            <w:noProof/>
            <w:webHidden/>
          </w:rPr>
          <w:fldChar w:fldCharType="begin"/>
        </w:r>
        <w:r>
          <w:rPr>
            <w:noProof/>
            <w:webHidden/>
          </w:rPr>
          <w:instrText xml:space="preserve"> PAGEREF _Toc404584868 \h </w:instrText>
        </w:r>
        <w:r>
          <w:rPr>
            <w:noProof/>
            <w:webHidden/>
          </w:rPr>
        </w:r>
      </w:ins>
      <w:r>
        <w:rPr>
          <w:noProof/>
          <w:webHidden/>
        </w:rPr>
        <w:fldChar w:fldCharType="separate"/>
      </w:r>
      <w:ins w:id="310" w:author="Carolina Fajardo" w:date="2014-11-24T09:30:00Z">
        <w:r>
          <w:rPr>
            <w:noProof/>
            <w:webHidden/>
          </w:rPr>
          <w:t>66</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311" w:author="Carolina Fajardo" w:date="2014-11-24T09:30:00Z"/>
          <w:rFonts w:asciiTheme="minorHAnsi" w:eastAsiaTheme="minorEastAsia" w:hAnsiTheme="minorHAnsi" w:cstheme="minorBidi"/>
          <w:i w:val="0"/>
          <w:iCs w:val="0"/>
          <w:noProof/>
          <w:sz w:val="22"/>
          <w:szCs w:val="22"/>
          <w:lang w:val="es-CO" w:eastAsia="es-CO"/>
        </w:rPr>
      </w:pPr>
      <w:ins w:id="312"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"_Toc404584869"</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48. Final de instalación</w:t>
        </w:r>
        <w:r>
          <w:rPr>
            <w:noProof/>
            <w:webHidden/>
          </w:rPr>
          <w:tab/>
        </w:r>
        <w:r>
          <w:rPr>
            <w:noProof/>
            <w:webHidden/>
          </w:rPr>
          <w:fldChar w:fldCharType="begin"/>
        </w:r>
        <w:r>
          <w:rPr>
            <w:noProof/>
            <w:webHidden/>
          </w:rPr>
          <w:instrText xml:space="preserve"> PAGEREF _Toc404584869 \h </w:instrText>
        </w:r>
        <w:r>
          <w:rPr>
            <w:noProof/>
            <w:webHidden/>
          </w:rPr>
        </w:r>
      </w:ins>
      <w:r>
        <w:rPr>
          <w:noProof/>
          <w:webHidden/>
        </w:rPr>
        <w:fldChar w:fldCharType="separate"/>
      </w:r>
      <w:ins w:id="313" w:author="Carolina Fajardo" w:date="2014-11-24T09:30:00Z">
        <w:r>
          <w:rPr>
            <w:noProof/>
            <w:webHidden/>
          </w:rPr>
          <w:t>67</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314" w:author="Carolina Fajardo" w:date="2014-11-24T09:30:00Z"/>
          <w:rFonts w:asciiTheme="minorHAnsi" w:eastAsiaTheme="minorEastAsia" w:hAnsiTheme="minorHAnsi" w:cstheme="minorBidi"/>
          <w:i w:val="0"/>
          <w:iCs w:val="0"/>
          <w:noProof/>
          <w:sz w:val="22"/>
          <w:szCs w:val="22"/>
          <w:lang w:val="es-CO" w:eastAsia="es-CO"/>
        </w:rPr>
      </w:pPr>
      <w:ins w:id="315"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"_Toc404584870"</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49. Final de Instalación – Cambio Unidad</w:t>
        </w:r>
        <w:r>
          <w:rPr>
            <w:noProof/>
            <w:webHidden/>
          </w:rPr>
          <w:tab/>
        </w:r>
        <w:r>
          <w:rPr>
            <w:noProof/>
            <w:webHidden/>
          </w:rPr>
          <w:fldChar w:fldCharType="begin"/>
        </w:r>
        <w:r>
          <w:rPr>
            <w:noProof/>
            <w:webHidden/>
          </w:rPr>
          <w:instrText xml:space="preserve"> PAGEREF _Toc404584870 \h </w:instrText>
        </w:r>
        <w:r>
          <w:rPr>
            <w:noProof/>
            <w:webHidden/>
          </w:rPr>
        </w:r>
      </w:ins>
      <w:r>
        <w:rPr>
          <w:noProof/>
          <w:webHidden/>
        </w:rPr>
        <w:fldChar w:fldCharType="separate"/>
      </w:r>
      <w:ins w:id="316" w:author="Carolina Fajardo" w:date="2014-11-24T09:30:00Z">
        <w:r>
          <w:rPr>
            <w:noProof/>
            <w:webHidden/>
          </w:rPr>
          <w:t>68</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317" w:author="Carolina Fajardo" w:date="2014-11-24T09:30:00Z"/>
          <w:rFonts w:asciiTheme="minorHAnsi" w:eastAsiaTheme="minorEastAsia" w:hAnsiTheme="minorHAnsi" w:cstheme="minorBidi"/>
          <w:i w:val="0"/>
          <w:iCs w:val="0"/>
          <w:noProof/>
          <w:sz w:val="22"/>
          <w:szCs w:val="22"/>
          <w:lang w:val="es-CO" w:eastAsia="es-CO"/>
        </w:rPr>
      </w:pPr>
      <w:ins w:id="318" w:author="Carolina Fajardo" w:date="2014-11-24T09:30:00Z">
        <w:r w:rsidRPr="000B0B5E">
          <w:rPr>
            <w:rStyle w:val="Hipervnculo"/>
            <w:noProof/>
          </w:rPr>
          <w:lastRenderedPageBreak/>
          <w:fldChar w:fldCharType="begin"/>
        </w:r>
        <w:r w:rsidRPr="000B0B5E">
          <w:rPr>
            <w:rStyle w:val="Hipervnculo"/>
            <w:noProof/>
          </w:rPr>
          <w:instrText xml:space="preserve"> </w:instrText>
        </w:r>
        <w:r>
          <w:rPr>
            <w:noProof/>
          </w:rPr>
          <w:instrText>HYPERLINK \l "_Toc404584871"</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50. Final de Instalación</w:t>
        </w:r>
        <w:r>
          <w:rPr>
            <w:noProof/>
            <w:webHidden/>
          </w:rPr>
          <w:tab/>
        </w:r>
        <w:r>
          <w:rPr>
            <w:noProof/>
            <w:webHidden/>
          </w:rPr>
          <w:fldChar w:fldCharType="begin"/>
        </w:r>
        <w:r>
          <w:rPr>
            <w:noProof/>
            <w:webHidden/>
          </w:rPr>
          <w:instrText xml:space="preserve"> PAGEREF _Toc404584871 \h </w:instrText>
        </w:r>
        <w:r>
          <w:rPr>
            <w:noProof/>
            <w:webHidden/>
          </w:rPr>
        </w:r>
      </w:ins>
      <w:r>
        <w:rPr>
          <w:noProof/>
          <w:webHidden/>
        </w:rPr>
        <w:fldChar w:fldCharType="separate"/>
      </w:r>
      <w:ins w:id="319" w:author="Carolina Fajardo" w:date="2014-11-24T09:30:00Z">
        <w:r>
          <w:rPr>
            <w:noProof/>
            <w:webHidden/>
          </w:rPr>
          <w:t>69</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320" w:author="Carolina Fajardo" w:date="2014-11-24T09:30:00Z"/>
          <w:rFonts w:asciiTheme="minorHAnsi" w:eastAsiaTheme="minorEastAsia" w:hAnsiTheme="minorHAnsi" w:cstheme="minorBidi"/>
          <w:i w:val="0"/>
          <w:iCs w:val="0"/>
          <w:noProof/>
          <w:sz w:val="22"/>
          <w:szCs w:val="22"/>
          <w:lang w:val="es-CO" w:eastAsia="es-CO"/>
        </w:rPr>
      </w:pPr>
      <w:ins w:id="321"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"_Toc404584872"</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51. Servicio Apache Tomcat</w:t>
        </w:r>
        <w:r>
          <w:rPr>
            <w:noProof/>
            <w:webHidden/>
          </w:rPr>
          <w:tab/>
        </w:r>
        <w:r>
          <w:rPr>
            <w:noProof/>
            <w:webHidden/>
          </w:rPr>
          <w:fldChar w:fldCharType="begin"/>
        </w:r>
        <w:r>
          <w:rPr>
            <w:noProof/>
            <w:webHidden/>
          </w:rPr>
          <w:instrText xml:space="preserve"> PAGEREF _Toc404584872 \h </w:instrText>
        </w:r>
        <w:r>
          <w:rPr>
            <w:noProof/>
            <w:webHidden/>
          </w:rPr>
        </w:r>
      </w:ins>
      <w:r>
        <w:rPr>
          <w:noProof/>
          <w:webHidden/>
        </w:rPr>
        <w:fldChar w:fldCharType="separate"/>
      </w:r>
      <w:ins w:id="322" w:author="Carolina Fajardo" w:date="2014-11-24T09:30:00Z">
        <w:r>
          <w:rPr>
            <w:noProof/>
            <w:webHidden/>
          </w:rPr>
          <w:t>71</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323" w:author="Carolina Fajardo" w:date="2014-11-24T09:30:00Z"/>
          <w:rFonts w:asciiTheme="minorHAnsi" w:eastAsiaTheme="minorEastAsia" w:hAnsiTheme="minorHAnsi" w:cstheme="minorBidi"/>
          <w:i w:val="0"/>
          <w:iCs w:val="0"/>
          <w:noProof/>
          <w:sz w:val="22"/>
          <w:szCs w:val="22"/>
          <w:lang w:val="es-CO" w:eastAsia="es-CO"/>
        </w:rPr>
      </w:pPr>
      <w:ins w:id="324"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"_Toc404584873"</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52. Servicio Apache Tomcat Iniciado</w:t>
        </w:r>
        <w:r>
          <w:rPr>
            <w:noProof/>
            <w:webHidden/>
          </w:rPr>
          <w:tab/>
        </w:r>
        <w:r>
          <w:rPr>
            <w:noProof/>
            <w:webHidden/>
          </w:rPr>
          <w:fldChar w:fldCharType="begin"/>
        </w:r>
        <w:r>
          <w:rPr>
            <w:noProof/>
            <w:webHidden/>
          </w:rPr>
          <w:instrText xml:space="preserve"> PAGEREF _Toc404584873 \h </w:instrText>
        </w:r>
        <w:r>
          <w:rPr>
            <w:noProof/>
            <w:webHidden/>
          </w:rPr>
        </w:r>
      </w:ins>
      <w:r>
        <w:rPr>
          <w:noProof/>
          <w:webHidden/>
        </w:rPr>
        <w:fldChar w:fldCharType="separate"/>
      </w:r>
      <w:ins w:id="325" w:author="Carolina Fajardo" w:date="2014-11-24T09:30:00Z">
        <w:r>
          <w:rPr>
            <w:noProof/>
            <w:webHidden/>
          </w:rPr>
          <w:t>71</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326" w:author="Carolina Fajardo" w:date="2014-11-24T09:30:00Z"/>
          <w:rFonts w:asciiTheme="minorHAnsi" w:eastAsiaTheme="minorEastAsia" w:hAnsiTheme="minorHAnsi" w:cstheme="minorBidi"/>
          <w:i w:val="0"/>
          <w:iCs w:val="0"/>
          <w:noProof/>
          <w:sz w:val="22"/>
          <w:szCs w:val="22"/>
          <w:lang w:val="es-CO" w:eastAsia="es-CO"/>
        </w:rPr>
      </w:pPr>
      <w:ins w:id="327"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"_Toc404584874"</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lang w:val="en-US"/>
          </w:rPr>
          <w:t>Figura 53. Firewall de Windows</w:t>
        </w:r>
        <w:r>
          <w:rPr>
            <w:noProof/>
            <w:webHidden/>
          </w:rPr>
          <w:tab/>
        </w:r>
        <w:r>
          <w:rPr>
            <w:noProof/>
            <w:webHidden/>
          </w:rPr>
          <w:fldChar w:fldCharType="begin"/>
        </w:r>
        <w:r>
          <w:rPr>
            <w:noProof/>
            <w:webHidden/>
          </w:rPr>
          <w:instrText xml:space="preserve"> PAGEREF _Toc404584874 \h </w:instrText>
        </w:r>
        <w:r>
          <w:rPr>
            <w:noProof/>
            <w:webHidden/>
          </w:rPr>
        </w:r>
      </w:ins>
      <w:r>
        <w:rPr>
          <w:noProof/>
          <w:webHidden/>
        </w:rPr>
        <w:fldChar w:fldCharType="separate"/>
      </w:r>
      <w:ins w:id="328" w:author="Carolina Fajardo" w:date="2014-11-24T09:30:00Z">
        <w:r>
          <w:rPr>
            <w:noProof/>
            <w:webHidden/>
          </w:rPr>
          <w:t>72</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329" w:author="Carolina Fajardo" w:date="2014-11-24T09:30:00Z"/>
          <w:rFonts w:asciiTheme="minorHAnsi" w:eastAsiaTheme="minorEastAsia" w:hAnsiTheme="minorHAnsi" w:cstheme="minorBidi"/>
          <w:i w:val="0"/>
          <w:iCs w:val="0"/>
          <w:noProof/>
          <w:sz w:val="22"/>
          <w:szCs w:val="22"/>
          <w:lang w:val="es-CO" w:eastAsia="es-CO"/>
        </w:rPr>
      </w:pPr>
      <w:ins w:id="330"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"_Toc404584875"</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54. Reglas de Entrada</w:t>
        </w:r>
        <w:r>
          <w:rPr>
            <w:noProof/>
            <w:webHidden/>
          </w:rPr>
          <w:tab/>
        </w:r>
        <w:r>
          <w:rPr>
            <w:noProof/>
            <w:webHidden/>
          </w:rPr>
          <w:fldChar w:fldCharType="begin"/>
        </w:r>
        <w:r>
          <w:rPr>
            <w:noProof/>
            <w:webHidden/>
          </w:rPr>
          <w:instrText xml:space="preserve"> PAGEREF _Toc404584875 \h </w:instrText>
        </w:r>
        <w:r>
          <w:rPr>
            <w:noProof/>
            <w:webHidden/>
          </w:rPr>
        </w:r>
      </w:ins>
      <w:r>
        <w:rPr>
          <w:noProof/>
          <w:webHidden/>
        </w:rPr>
        <w:fldChar w:fldCharType="separate"/>
      </w:r>
      <w:ins w:id="331" w:author="Carolina Fajardo" w:date="2014-11-24T09:30:00Z">
        <w:r>
          <w:rPr>
            <w:noProof/>
            <w:webHidden/>
          </w:rPr>
          <w:t>73</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332" w:author="Carolina Fajardo" w:date="2014-11-24T09:30:00Z"/>
          <w:rFonts w:asciiTheme="minorHAnsi" w:eastAsiaTheme="minorEastAsia" w:hAnsiTheme="minorHAnsi" w:cstheme="minorBidi"/>
          <w:i w:val="0"/>
          <w:iCs w:val="0"/>
          <w:noProof/>
          <w:sz w:val="22"/>
          <w:szCs w:val="22"/>
          <w:lang w:val="es-CO" w:eastAsia="es-CO"/>
        </w:rPr>
      </w:pPr>
      <w:ins w:id="333"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"_Toc404584876"</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55. Tipo de Regla</w:t>
        </w:r>
        <w:r>
          <w:rPr>
            <w:noProof/>
            <w:webHidden/>
          </w:rPr>
          <w:tab/>
        </w:r>
        <w:r>
          <w:rPr>
            <w:noProof/>
            <w:webHidden/>
          </w:rPr>
          <w:fldChar w:fldCharType="begin"/>
        </w:r>
        <w:r>
          <w:rPr>
            <w:noProof/>
            <w:webHidden/>
          </w:rPr>
          <w:instrText xml:space="preserve"> PAGEREF _Toc404584876 \h </w:instrText>
        </w:r>
        <w:r>
          <w:rPr>
            <w:noProof/>
            <w:webHidden/>
          </w:rPr>
        </w:r>
      </w:ins>
      <w:r>
        <w:rPr>
          <w:noProof/>
          <w:webHidden/>
        </w:rPr>
        <w:fldChar w:fldCharType="separate"/>
      </w:r>
      <w:ins w:id="334" w:author="Carolina Fajardo" w:date="2014-11-24T09:30:00Z">
        <w:r>
          <w:rPr>
            <w:noProof/>
            <w:webHidden/>
          </w:rPr>
          <w:t>74</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335" w:author="Carolina Fajardo" w:date="2014-11-24T09:30:00Z"/>
          <w:rFonts w:asciiTheme="minorHAnsi" w:eastAsiaTheme="minorEastAsia" w:hAnsiTheme="minorHAnsi" w:cstheme="minorBidi"/>
          <w:i w:val="0"/>
          <w:iCs w:val="0"/>
          <w:noProof/>
          <w:sz w:val="22"/>
          <w:szCs w:val="22"/>
          <w:lang w:val="es-CO" w:eastAsia="es-CO"/>
        </w:rPr>
      </w:pPr>
      <w:ins w:id="336"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"_Toc404584877"</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56. Protocolo y Puertos</w:t>
        </w:r>
        <w:r>
          <w:rPr>
            <w:noProof/>
            <w:webHidden/>
          </w:rPr>
          <w:tab/>
        </w:r>
        <w:r>
          <w:rPr>
            <w:noProof/>
            <w:webHidden/>
          </w:rPr>
          <w:fldChar w:fldCharType="begin"/>
        </w:r>
        <w:r>
          <w:rPr>
            <w:noProof/>
            <w:webHidden/>
          </w:rPr>
          <w:instrText xml:space="preserve"> PAGEREF _Toc404584877 \h </w:instrText>
        </w:r>
        <w:r>
          <w:rPr>
            <w:noProof/>
            <w:webHidden/>
          </w:rPr>
        </w:r>
      </w:ins>
      <w:r>
        <w:rPr>
          <w:noProof/>
          <w:webHidden/>
        </w:rPr>
        <w:fldChar w:fldCharType="separate"/>
      </w:r>
      <w:ins w:id="337" w:author="Carolina Fajardo" w:date="2014-11-24T09:30:00Z">
        <w:r>
          <w:rPr>
            <w:noProof/>
            <w:webHidden/>
          </w:rPr>
          <w:t>75</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338" w:author="Carolina Fajardo" w:date="2014-11-24T09:30:00Z"/>
          <w:rFonts w:asciiTheme="minorHAnsi" w:eastAsiaTheme="minorEastAsia" w:hAnsiTheme="minorHAnsi" w:cstheme="minorBidi"/>
          <w:i w:val="0"/>
          <w:iCs w:val="0"/>
          <w:noProof/>
          <w:sz w:val="22"/>
          <w:szCs w:val="22"/>
          <w:lang w:val="es-CO" w:eastAsia="es-CO"/>
        </w:rPr>
      </w:pPr>
      <w:ins w:id="339"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"_Toc404584878"</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57. Acción</w:t>
        </w:r>
        <w:r>
          <w:rPr>
            <w:noProof/>
            <w:webHidden/>
          </w:rPr>
          <w:tab/>
        </w:r>
        <w:r>
          <w:rPr>
            <w:noProof/>
            <w:webHidden/>
          </w:rPr>
          <w:fldChar w:fldCharType="begin"/>
        </w:r>
        <w:r>
          <w:rPr>
            <w:noProof/>
            <w:webHidden/>
          </w:rPr>
          <w:instrText xml:space="preserve"> PAGEREF _Toc404584878 \h </w:instrText>
        </w:r>
        <w:r>
          <w:rPr>
            <w:noProof/>
            <w:webHidden/>
          </w:rPr>
        </w:r>
      </w:ins>
      <w:r>
        <w:rPr>
          <w:noProof/>
          <w:webHidden/>
        </w:rPr>
        <w:fldChar w:fldCharType="separate"/>
      </w:r>
      <w:ins w:id="340" w:author="Carolina Fajardo" w:date="2014-11-24T09:30:00Z">
        <w:r>
          <w:rPr>
            <w:noProof/>
            <w:webHidden/>
          </w:rPr>
          <w:t>76</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341" w:author="Carolina Fajardo" w:date="2014-11-24T09:30:00Z"/>
          <w:rFonts w:asciiTheme="minorHAnsi" w:eastAsiaTheme="minorEastAsia" w:hAnsiTheme="minorHAnsi" w:cstheme="minorBidi"/>
          <w:i w:val="0"/>
          <w:iCs w:val="0"/>
          <w:noProof/>
          <w:sz w:val="22"/>
          <w:szCs w:val="22"/>
          <w:lang w:val="es-CO" w:eastAsia="es-CO"/>
        </w:rPr>
      </w:pPr>
      <w:ins w:id="342"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"_Toc404584879"</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58. Perfil</w:t>
        </w:r>
        <w:r>
          <w:rPr>
            <w:noProof/>
            <w:webHidden/>
          </w:rPr>
          <w:tab/>
        </w:r>
        <w:r>
          <w:rPr>
            <w:noProof/>
            <w:webHidden/>
          </w:rPr>
          <w:fldChar w:fldCharType="begin"/>
        </w:r>
        <w:r>
          <w:rPr>
            <w:noProof/>
            <w:webHidden/>
          </w:rPr>
          <w:instrText xml:space="preserve"> PAGEREF _Toc404584879 \h </w:instrText>
        </w:r>
        <w:r>
          <w:rPr>
            <w:noProof/>
            <w:webHidden/>
          </w:rPr>
        </w:r>
      </w:ins>
      <w:r>
        <w:rPr>
          <w:noProof/>
          <w:webHidden/>
        </w:rPr>
        <w:fldChar w:fldCharType="separate"/>
      </w:r>
      <w:ins w:id="343" w:author="Carolina Fajardo" w:date="2014-11-24T09:30:00Z">
        <w:r>
          <w:rPr>
            <w:noProof/>
            <w:webHidden/>
          </w:rPr>
          <w:t>77</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344" w:author="Carolina Fajardo" w:date="2014-11-24T09:30:00Z"/>
          <w:rFonts w:asciiTheme="minorHAnsi" w:eastAsiaTheme="minorEastAsia" w:hAnsiTheme="minorHAnsi" w:cstheme="minorBidi"/>
          <w:i w:val="0"/>
          <w:iCs w:val="0"/>
          <w:noProof/>
          <w:sz w:val="22"/>
          <w:szCs w:val="22"/>
          <w:lang w:val="es-CO" w:eastAsia="es-CO"/>
        </w:rPr>
      </w:pPr>
      <w:ins w:id="345"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"_Toc404584880"</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59. Nombre</w:t>
        </w:r>
        <w:r>
          <w:rPr>
            <w:noProof/>
            <w:webHidden/>
          </w:rPr>
          <w:tab/>
        </w:r>
        <w:r>
          <w:rPr>
            <w:noProof/>
            <w:webHidden/>
          </w:rPr>
          <w:fldChar w:fldCharType="begin"/>
        </w:r>
        <w:r>
          <w:rPr>
            <w:noProof/>
            <w:webHidden/>
          </w:rPr>
          <w:instrText xml:space="preserve"> PAGEREF _Toc404584880 \h </w:instrText>
        </w:r>
        <w:r>
          <w:rPr>
            <w:noProof/>
            <w:webHidden/>
          </w:rPr>
        </w:r>
      </w:ins>
      <w:r>
        <w:rPr>
          <w:noProof/>
          <w:webHidden/>
        </w:rPr>
        <w:fldChar w:fldCharType="separate"/>
      </w:r>
      <w:ins w:id="346" w:author="Carolina Fajardo" w:date="2014-11-24T09:30:00Z">
        <w:r>
          <w:rPr>
            <w:noProof/>
            <w:webHidden/>
          </w:rPr>
          <w:t>78</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347" w:author="Carolina Fajardo" w:date="2014-11-24T09:30:00Z"/>
          <w:rFonts w:asciiTheme="minorHAnsi" w:eastAsiaTheme="minorEastAsia" w:hAnsiTheme="minorHAnsi" w:cstheme="minorBidi"/>
          <w:i w:val="0"/>
          <w:iCs w:val="0"/>
          <w:noProof/>
          <w:sz w:val="22"/>
          <w:szCs w:val="22"/>
          <w:lang w:val="es-CO" w:eastAsia="es-CO"/>
        </w:rPr>
      </w:pPr>
      <w:ins w:id="348"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"_Toc404584881"</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60. Verificación Apache Tomcat</w:t>
        </w:r>
        <w:r>
          <w:rPr>
            <w:noProof/>
            <w:webHidden/>
          </w:rPr>
          <w:tab/>
        </w:r>
        <w:r>
          <w:rPr>
            <w:noProof/>
            <w:webHidden/>
          </w:rPr>
          <w:fldChar w:fldCharType="begin"/>
        </w:r>
        <w:r>
          <w:rPr>
            <w:noProof/>
            <w:webHidden/>
          </w:rPr>
          <w:instrText xml:space="preserve"> PAGEREF _Toc404584881 \h </w:instrText>
        </w:r>
        <w:r>
          <w:rPr>
            <w:noProof/>
            <w:webHidden/>
          </w:rPr>
        </w:r>
      </w:ins>
      <w:r>
        <w:rPr>
          <w:noProof/>
          <w:webHidden/>
        </w:rPr>
        <w:fldChar w:fldCharType="separate"/>
      </w:r>
      <w:ins w:id="349" w:author="Carolina Fajardo" w:date="2014-11-24T09:30:00Z">
        <w:r>
          <w:rPr>
            <w:noProof/>
            <w:webHidden/>
          </w:rPr>
          <w:t>81</w:t>
        </w:r>
        <w:r>
          <w:rPr>
            <w:noProof/>
            <w:webHidden/>
          </w:rPr>
          <w:fldChar w:fldCharType="end"/>
        </w:r>
        <w:r w:rsidRPr="000B0B5E">
          <w:rPr>
            <w:rStyle w:val="Hipervnculo"/>
            <w:noProof/>
          </w:rPr>
          <w:fldChar w:fldCharType="end"/>
        </w:r>
      </w:ins>
    </w:p>
    <w:p w:rsidR="002A0B77" w:rsidRDefault="002A0B77">
      <w:pPr>
        <w:pStyle w:val="Tabladeilustraciones"/>
        <w:tabs>
          <w:tab w:val="right" w:leader="dot" w:pos="8830"/>
        </w:tabs>
        <w:rPr>
          <w:ins w:id="350" w:author="Carolina Fajardo" w:date="2014-11-24T09:30:00Z"/>
          <w:rFonts w:asciiTheme="minorHAnsi" w:eastAsiaTheme="minorEastAsia" w:hAnsiTheme="minorHAnsi" w:cstheme="minorBidi"/>
          <w:i w:val="0"/>
          <w:iCs w:val="0"/>
          <w:noProof/>
          <w:sz w:val="22"/>
          <w:szCs w:val="22"/>
          <w:lang w:val="es-CO" w:eastAsia="es-CO"/>
        </w:rPr>
      </w:pPr>
      <w:ins w:id="351" w:author="Carolina Fajardo" w:date="2014-11-24T09:30:00Z">
        <w:r w:rsidRPr="000B0B5E">
          <w:rPr>
            <w:rStyle w:val="Hipervnculo"/>
            <w:noProof/>
          </w:rPr>
          <w:fldChar w:fldCharType="begin"/>
        </w:r>
        <w:r w:rsidRPr="000B0B5E">
          <w:rPr>
            <w:rStyle w:val="Hipervnculo"/>
            <w:noProof/>
          </w:rPr>
          <w:instrText xml:space="preserve"> </w:instrText>
        </w:r>
        <w:r>
          <w:rPr>
            <w:noProof/>
          </w:rPr>
          <w:instrText>HYPERLINK \l "_Toc404584882"</w:instrText>
        </w:r>
        <w:r w:rsidRPr="000B0B5E">
          <w:rPr>
            <w:rStyle w:val="Hipervnculo"/>
            <w:noProof/>
          </w:rPr>
          <w:instrText xml:space="preserve"> </w:instrText>
        </w:r>
        <w:r w:rsidRPr="000B0B5E">
          <w:rPr>
            <w:rStyle w:val="Hipervnculo"/>
            <w:noProof/>
          </w:rPr>
        </w:r>
        <w:r w:rsidRPr="000B0B5E">
          <w:rPr>
            <w:rStyle w:val="Hipervnculo"/>
            <w:noProof/>
          </w:rPr>
          <w:fldChar w:fldCharType="separate"/>
        </w:r>
        <w:r w:rsidRPr="000B0B5E">
          <w:rPr>
            <w:rStyle w:val="Hipervnculo"/>
            <w:rFonts w:cs="Arial"/>
            <w:noProof/>
          </w:rPr>
          <w:t>Figura 61. Credenciales de los servicios</w:t>
        </w:r>
        <w:r>
          <w:rPr>
            <w:noProof/>
            <w:webHidden/>
          </w:rPr>
          <w:tab/>
        </w:r>
        <w:r>
          <w:rPr>
            <w:noProof/>
            <w:webHidden/>
          </w:rPr>
          <w:fldChar w:fldCharType="begin"/>
        </w:r>
        <w:r>
          <w:rPr>
            <w:noProof/>
            <w:webHidden/>
          </w:rPr>
          <w:instrText xml:space="preserve"> PAGEREF _Toc404584882 \h </w:instrText>
        </w:r>
        <w:r>
          <w:rPr>
            <w:noProof/>
            <w:webHidden/>
          </w:rPr>
        </w:r>
      </w:ins>
      <w:r>
        <w:rPr>
          <w:noProof/>
          <w:webHidden/>
        </w:rPr>
        <w:fldChar w:fldCharType="separate"/>
      </w:r>
      <w:ins w:id="352" w:author="Carolina Fajardo" w:date="2014-11-24T09:30:00Z">
        <w:r>
          <w:rPr>
            <w:noProof/>
            <w:webHidden/>
          </w:rPr>
          <w:t>82</w:t>
        </w:r>
        <w:r>
          <w:rPr>
            <w:noProof/>
            <w:webHidden/>
          </w:rPr>
          <w:fldChar w:fldCharType="end"/>
        </w:r>
        <w:r w:rsidRPr="000B0B5E">
          <w:rPr>
            <w:rStyle w:val="Hipervnculo"/>
            <w:noProof/>
          </w:rPr>
          <w:fldChar w:fldCharType="end"/>
        </w:r>
      </w:ins>
    </w:p>
    <w:p w:rsidR="00395FD6" w:rsidRPr="006B3EA1" w:rsidRDefault="006B3EA1" w:rsidP="006B3EA1">
      <w:pPr>
        <w:pStyle w:val="Tabladeilustraciones"/>
        <w:tabs>
          <w:tab w:val="right" w:leader="dot" w:pos="8830"/>
        </w:tabs>
        <w:rPr>
          <w:rStyle w:val="Hipervnculo"/>
          <w:rFonts w:cs="Arial"/>
          <w:noProof/>
        </w:rPr>
      </w:pPr>
      <w:r>
        <w:rPr>
          <w:rFonts w:asciiTheme="minorHAnsi" w:hAnsiTheme="minorHAnsi"/>
          <w:b/>
          <w:lang w:val="es-CO"/>
        </w:rPr>
        <w:fldChar w:fldCharType="end"/>
      </w:r>
    </w:p>
    <w:p w:rsidR="00395FD6" w:rsidRPr="009B4755" w:rsidRDefault="00395FD6" w:rsidP="00395FD6">
      <w:pPr>
        <w:pStyle w:val="GELTtulogen"/>
      </w:pPr>
      <w:r>
        <w:t>LISTA DE tablas</w:t>
      </w:r>
    </w:p>
    <w:p w:rsidR="002A0B77" w:rsidRDefault="00395FD6">
      <w:pPr>
        <w:pStyle w:val="Tabladeilustraciones"/>
        <w:tabs>
          <w:tab w:val="right" w:leader="dot" w:pos="8830"/>
        </w:tabs>
        <w:rPr>
          <w:ins w:id="353" w:author="Carolina Fajardo" w:date="2014-11-24T09:30:00Z"/>
          <w:rFonts w:asciiTheme="minorHAnsi" w:eastAsiaTheme="minorEastAsia" w:hAnsiTheme="minorHAnsi" w:cstheme="minorBidi"/>
          <w:i w:val="0"/>
          <w:iCs w:val="0"/>
          <w:noProof/>
          <w:sz w:val="22"/>
          <w:szCs w:val="22"/>
          <w:lang w:val="es-CO" w:eastAsia="es-CO"/>
        </w:rPr>
      </w:pPr>
      <w:r w:rsidRPr="0007744A">
        <w:rPr>
          <w:rFonts w:asciiTheme="minorHAnsi" w:hAnsiTheme="minorHAnsi"/>
        </w:rPr>
        <w:fldChar w:fldCharType="begin"/>
      </w:r>
      <w:r w:rsidRPr="0007744A">
        <w:rPr>
          <w:rFonts w:asciiTheme="minorHAnsi" w:hAnsiTheme="minorHAnsi"/>
        </w:rPr>
        <w:instrText xml:space="preserve"> TOC \h \z \c "Tabla" </w:instrText>
      </w:r>
      <w:r w:rsidRPr="0007744A">
        <w:rPr>
          <w:rFonts w:asciiTheme="minorHAnsi" w:hAnsiTheme="minorHAnsi"/>
        </w:rPr>
        <w:fldChar w:fldCharType="separate"/>
      </w:r>
      <w:ins w:id="354" w:author="Carolina Fajardo" w:date="2014-11-24T09:30:00Z">
        <w:r w:rsidR="002A0B77" w:rsidRPr="00026C05">
          <w:rPr>
            <w:rStyle w:val="Hipervnculo"/>
            <w:noProof/>
          </w:rPr>
          <w:fldChar w:fldCharType="begin"/>
        </w:r>
        <w:r w:rsidR="002A0B77" w:rsidRPr="00026C05">
          <w:rPr>
            <w:rStyle w:val="Hipervnculo"/>
            <w:noProof/>
          </w:rPr>
          <w:instrText xml:space="preserve"> </w:instrText>
        </w:r>
        <w:r w:rsidR="002A0B77">
          <w:rPr>
            <w:noProof/>
          </w:rPr>
          <w:instrText>HYPERLINK \l "_Toc404584883"</w:instrText>
        </w:r>
        <w:r w:rsidR="002A0B77" w:rsidRPr="00026C05">
          <w:rPr>
            <w:rStyle w:val="Hipervnculo"/>
            <w:noProof/>
          </w:rPr>
          <w:instrText xml:space="preserve"> </w:instrText>
        </w:r>
        <w:r w:rsidR="002A0B77" w:rsidRPr="00026C05">
          <w:rPr>
            <w:rStyle w:val="Hipervnculo"/>
            <w:noProof/>
          </w:rPr>
        </w:r>
        <w:r w:rsidR="002A0B77" w:rsidRPr="00026C05">
          <w:rPr>
            <w:rStyle w:val="Hipervnculo"/>
            <w:noProof/>
          </w:rPr>
          <w:fldChar w:fldCharType="separate"/>
        </w:r>
        <w:r w:rsidR="002A0B77" w:rsidRPr="00026C05">
          <w:rPr>
            <w:rStyle w:val="Hipervnculo"/>
            <w:rFonts w:cs="Arial"/>
            <w:noProof/>
          </w:rPr>
          <w:t>Tabla 1. Requerimientos de Servidor</w:t>
        </w:r>
        <w:r w:rsidR="002A0B77">
          <w:rPr>
            <w:noProof/>
            <w:webHidden/>
          </w:rPr>
          <w:tab/>
        </w:r>
        <w:r w:rsidR="002A0B77">
          <w:rPr>
            <w:noProof/>
            <w:webHidden/>
          </w:rPr>
          <w:fldChar w:fldCharType="begin"/>
        </w:r>
        <w:r w:rsidR="002A0B77">
          <w:rPr>
            <w:noProof/>
            <w:webHidden/>
          </w:rPr>
          <w:instrText xml:space="preserve"> PAGEREF _Toc404584883 \h </w:instrText>
        </w:r>
        <w:r w:rsidR="002A0B77">
          <w:rPr>
            <w:noProof/>
            <w:webHidden/>
          </w:rPr>
        </w:r>
      </w:ins>
      <w:r w:rsidR="002A0B77">
        <w:rPr>
          <w:noProof/>
          <w:webHidden/>
        </w:rPr>
        <w:fldChar w:fldCharType="separate"/>
      </w:r>
      <w:ins w:id="355" w:author="Carolina Fajardo" w:date="2014-11-24T09:30:00Z">
        <w:r w:rsidR="002A0B77">
          <w:rPr>
            <w:noProof/>
            <w:webHidden/>
          </w:rPr>
          <w:t>13</w:t>
        </w:r>
        <w:r w:rsidR="002A0B77">
          <w:rPr>
            <w:noProof/>
            <w:webHidden/>
          </w:rPr>
          <w:fldChar w:fldCharType="end"/>
        </w:r>
        <w:r w:rsidR="002A0B77" w:rsidRPr="00026C05">
          <w:rPr>
            <w:rStyle w:val="Hipervnculo"/>
            <w:noProof/>
          </w:rPr>
          <w:fldChar w:fldCharType="end"/>
        </w:r>
      </w:ins>
    </w:p>
    <w:p w:rsidR="00E17509" w:rsidDel="002A0B77" w:rsidRDefault="00E17509">
      <w:pPr>
        <w:pStyle w:val="Tabladeilustraciones"/>
        <w:tabs>
          <w:tab w:val="right" w:leader="dot" w:pos="8830"/>
        </w:tabs>
        <w:rPr>
          <w:del w:id="356" w:author="Carolina Fajardo" w:date="2014-11-24T09:26:00Z"/>
          <w:rFonts w:asciiTheme="minorHAnsi" w:eastAsiaTheme="minorEastAsia" w:hAnsiTheme="minorHAnsi" w:cstheme="minorBidi"/>
          <w:i w:val="0"/>
          <w:iCs w:val="0"/>
          <w:noProof/>
          <w:sz w:val="22"/>
          <w:szCs w:val="22"/>
          <w:lang w:val="es-CO" w:eastAsia="es-CO"/>
        </w:rPr>
      </w:pPr>
      <w:del w:id="357" w:author="Carolina Fajardo" w:date="2014-11-24T09:26:00Z">
        <w:r w:rsidRPr="002A0B77" w:rsidDel="002A0B77">
          <w:rPr>
            <w:rFonts w:cs="Arial"/>
            <w:noProof/>
            <w:rPrChange w:id="358" w:author="Carolina Fajardo" w:date="2014-11-24T09:26:00Z">
              <w:rPr>
                <w:rStyle w:val="Hipervnculo"/>
                <w:rFonts w:cs="Arial"/>
                <w:noProof/>
              </w:rPr>
            </w:rPrChange>
          </w:rPr>
          <w:delText>Tabla 1. Requerimientos de Servidor</w:delText>
        </w:r>
        <w:r w:rsidDel="002A0B77">
          <w:rPr>
            <w:noProof/>
            <w:webHidden/>
          </w:rPr>
          <w:tab/>
        </w:r>
        <w:r w:rsidR="00204537" w:rsidDel="002A0B77">
          <w:rPr>
            <w:noProof/>
            <w:webHidden/>
          </w:rPr>
          <w:delText>13</w:delText>
        </w:r>
      </w:del>
    </w:p>
    <w:p w:rsidR="00395FD6" w:rsidDel="002A0B77" w:rsidRDefault="00395FD6" w:rsidP="00395FD6">
      <w:pPr>
        <w:pStyle w:val="GELTtulogen"/>
        <w:rPr>
          <w:del w:id="359" w:author="Carolina Fajardo" w:date="2014-11-24T09:31:00Z"/>
        </w:rPr>
      </w:pPr>
      <w:r w:rsidRPr="0007744A">
        <w:rPr>
          <w:rFonts w:asciiTheme="minorHAnsi" w:hAnsiTheme="minorHAnsi" w:cstheme="minorHAnsi"/>
          <w:b w:val="0"/>
          <w:sz w:val="20"/>
          <w:szCs w:val="20"/>
        </w:rPr>
        <w:fldChar w:fldCharType="end"/>
      </w:r>
      <w:bookmarkStart w:id="360" w:name="_GoBack"/>
      <w:bookmarkEnd w:id="360"/>
    </w:p>
    <w:p w:rsidR="00F21140" w:rsidRPr="00F21140" w:rsidDel="002A0B77" w:rsidRDefault="00B075D4" w:rsidP="00F21140">
      <w:pPr>
        <w:pStyle w:val="Tabladeilustraciones"/>
        <w:tabs>
          <w:tab w:val="right" w:leader="dot" w:pos="8830"/>
        </w:tabs>
        <w:rPr>
          <w:del w:id="361" w:author="Carolina Fajardo" w:date="2014-11-24T09:30:00Z"/>
          <w:rFonts w:asciiTheme="minorHAnsi" w:eastAsiaTheme="minorEastAsia" w:hAnsiTheme="minorHAnsi" w:cstheme="minorBidi"/>
          <w:b/>
          <w:i w:val="0"/>
          <w:iCs w:val="0"/>
          <w:noProof/>
          <w:sz w:val="22"/>
          <w:szCs w:val="22"/>
          <w:lang w:val="es-CO" w:eastAsia="es-CO"/>
        </w:rPr>
      </w:pPr>
      <w:del w:id="362" w:author="Carolina Fajardo" w:date="2014-11-24T09:31:00Z">
        <w:r w:rsidRPr="00F21140" w:rsidDel="002A0B77">
          <w:rPr>
            <w:rFonts w:asciiTheme="minorHAnsi" w:hAnsiTheme="minorHAnsi"/>
            <w:b/>
          </w:rPr>
          <w:fldChar w:fldCharType="begin"/>
        </w:r>
        <w:r w:rsidRPr="00F21140" w:rsidDel="002A0B77">
          <w:rPr>
            <w:rFonts w:asciiTheme="minorHAnsi" w:hAnsiTheme="minorHAnsi"/>
            <w:b/>
          </w:rPr>
          <w:delInstrText xml:space="preserve"> TOC \h \z \c "Tabla" </w:delInstrText>
        </w:r>
        <w:r w:rsidRPr="00F21140" w:rsidDel="002A0B77">
          <w:rPr>
            <w:rFonts w:asciiTheme="minorHAnsi" w:hAnsiTheme="minorHAnsi"/>
            <w:b/>
          </w:rPr>
          <w:fldChar w:fldCharType="separate"/>
        </w:r>
      </w:del>
    </w:p>
    <w:p w:rsidR="00B075D4" w:rsidRPr="00F21140" w:rsidDel="002A0B77" w:rsidRDefault="00B075D4" w:rsidP="00B075D4">
      <w:pPr>
        <w:pStyle w:val="Tabladeilustraciones"/>
        <w:tabs>
          <w:tab w:val="right" w:leader="dot" w:pos="8830"/>
        </w:tabs>
        <w:rPr>
          <w:del w:id="363" w:author="Carolina Fajardo" w:date="2014-11-24T09:30:00Z"/>
          <w:rFonts w:asciiTheme="minorHAnsi" w:eastAsiaTheme="minorEastAsia" w:hAnsiTheme="minorHAnsi" w:cstheme="minorBidi"/>
          <w:b/>
          <w:i w:val="0"/>
          <w:iCs w:val="0"/>
          <w:noProof/>
          <w:sz w:val="22"/>
          <w:szCs w:val="22"/>
          <w:lang w:val="es-CO" w:eastAsia="es-CO"/>
        </w:rPr>
      </w:pPr>
    </w:p>
    <w:p w:rsidR="00B075D4" w:rsidRPr="00F21140" w:rsidRDefault="00B075D4" w:rsidP="00B075D4">
      <w:pPr>
        <w:pStyle w:val="GELTtulogen"/>
        <w:rPr>
          <w:color w:val="548DD4" w:themeColor="text2" w:themeTint="99"/>
        </w:rPr>
      </w:pPr>
      <w:del w:id="364" w:author="Carolina Fajardo" w:date="2014-11-24T09:31:00Z">
        <w:r w:rsidRPr="00F21140" w:rsidDel="002A0B77">
          <w:rPr>
            <w:rFonts w:asciiTheme="minorHAnsi" w:hAnsiTheme="minorHAnsi" w:cstheme="minorHAnsi"/>
            <w:sz w:val="20"/>
            <w:szCs w:val="20"/>
          </w:rPr>
          <w:fldChar w:fldCharType="end"/>
        </w:r>
      </w:del>
    </w:p>
    <w:p w:rsidR="00755127" w:rsidRDefault="00754E53" w:rsidP="006D7957">
      <w:pPr>
        <w:pStyle w:val="GELTtulo0"/>
      </w:pPr>
      <w:bookmarkStart w:id="365" w:name="_Toc315033083"/>
      <w:r>
        <w:lastRenderedPageBreak/>
        <w:t>DE</w:t>
      </w:r>
      <w:r w:rsidR="00B36464">
        <w:t xml:space="preserve">RECHOS DE </w:t>
      </w:r>
      <w:r w:rsidR="00B36464" w:rsidRPr="00EC36BC">
        <w:t>AUTOR</w:t>
      </w:r>
      <w:bookmarkEnd w:id="365"/>
    </w:p>
    <w:p w:rsidR="00D37660" w:rsidRPr="00D37660" w:rsidRDefault="00D37660" w:rsidP="00D37660">
      <w:pPr>
        <w:keepNext/>
        <w:framePr w:dropCap="drop" w:lines="3" w:wrap="around" w:vAnchor="text" w:hAnchor="text"/>
        <w:spacing w:line="827" w:lineRule="exact"/>
        <w:textAlignment w:val="baseline"/>
        <w:rPr>
          <w:rStyle w:val="EstiloArial"/>
          <w:rFonts w:cs="Arial"/>
          <w:position w:val="-11"/>
          <w:sz w:val="104"/>
          <w:lang w:val="es-MX"/>
        </w:rPr>
      </w:pPr>
      <w:r w:rsidRPr="00D37660">
        <w:rPr>
          <w:rStyle w:val="EstiloArial"/>
          <w:rFonts w:cs="Arial"/>
          <w:position w:val="-11"/>
          <w:sz w:val="104"/>
          <w:lang w:val="es-MX"/>
        </w:rPr>
        <w:t>A</w:t>
      </w:r>
    </w:p>
    <w:p w:rsidR="00D37660" w:rsidRPr="00D37660" w:rsidRDefault="00D37660" w:rsidP="00D37660">
      <w:pPr>
        <w:pStyle w:val="GELParrafo"/>
        <w:rPr>
          <w:rStyle w:val="EstiloArial"/>
          <w:sz w:val="24"/>
        </w:rPr>
      </w:pPr>
      <w:r w:rsidRPr="00D37660">
        <w:rPr>
          <w:rStyle w:val="EstiloArial"/>
          <w:sz w:val="24"/>
        </w:rPr>
        <w:t>menos que se indique de forma contraria, el derecho de copia del texto incluido en este documento es del Gobierno de la República de Colombia. Se puede reproducir gratuitamente en cualquier formato o medio sin requerir un permiso expreso para ello, bajo las siguientes condiciones:</w:t>
      </w:r>
    </w:p>
    <w:p w:rsidR="00C51CAC" w:rsidRPr="008E056E" w:rsidRDefault="00C51CAC" w:rsidP="008E056E">
      <w:pPr>
        <w:pStyle w:val="GELVietanum"/>
        <w:rPr>
          <w:rStyle w:val="EstiloArial"/>
          <w:sz w:val="24"/>
        </w:rPr>
      </w:pPr>
      <w:r w:rsidRPr="008E056E">
        <w:rPr>
          <w:rStyle w:val="EstiloArial"/>
          <w:sz w:val="24"/>
        </w:rPr>
        <w:t>El texto particular no se ha indicado como excluido y por lo tanto no puede ser copiado o distribuido.</w:t>
      </w:r>
    </w:p>
    <w:p w:rsidR="00C51CAC" w:rsidRPr="008E056E" w:rsidRDefault="00C51CAC" w:rsidP="008E056E">
      <w:pPr>
        <w:pStyle w:val="GELVietanum"/>
        <w:rPr>
          <w:rStyle w:val="EstiloArial"/>
          <w:sz w:val="24"/>
        </w:rPr>
      </w:pPr>
      <w:r w:rsidRPr="008E056E">
        <w:rPr>
          <w:rStyle w:val="EstiloArial"/>
          <w:sz w:val="24"/>
        </w:rPr>
        <w:t>La copia no se hace con el fin de distribuirla comercialmente.</w:t>
      </w:r>
    </w:p>
    <w:p w:rsidR="00C51CAC" w:rsidRPr="008E056E" w:rsidRDefault="00C51CAC" w:rsidP="008E056E">
      <w:pPr>
        <w:pStyle w:val="GELVietanum"/>
        <w:rPr>
          <w:rStyle w:val="EstiloArial"/>
          <w:sz w:val="24"/>
        </w:rPr>
      </w:pPr>
      <w:r w:rsidRPr="008E056E">
        <w:rPr>
          <w:rStyle w:val="EstiloArial"/>
          <w:sz w:val="24"/>
        </w:rPr>
        <w:t>Los materiales se deben reproducir exactamente y no se deben utilizar en un contexto engañoso.</w:t>
      </w:r>
    </w:p>
    <w:p w:rsidR="00C51CAC" w:rsidRPr="008E056E" w:rsidRDefault="00C51CAC" w:rsidP="008E056E">
      <w:pPr>
        <w:pStyle w:val="GELVietanum"/>
        <w:rPr>
          <w:rStyle w:val="EstiloArial"/>
          <w:sz w:val="24"/>
        </w:rPr>
      </w:pPr>
      <w:r w:rsidRPr="008E056E">
        <w:rPr>
          <w:rStyle w:val="EstiloArial"/>
          <w:sz w:val="24"/>
        </w:rPr>
        <w:t xml:space="preserve">Las copias serán acompañadas por las palabras "copiado/distribuido con permiso de la República de Colombia. Todos los derechos reservados." </w:t>
      </w:r>
    </w:p>
    <w:p w:rsidR="00C51CAC" w:rsidRPr="008E056E" w:rsidRDefault="00C51CAC" w:rsidP="008E056E">
      <w:pPr>
        <w:pStyle w:val="GELVietanum"/>
        <w:rPr>
          <w:rStyle w:val="EstiloArial"/>
          <w:sz w:val="24"/>
        </w:rPr>
      </w:pPr>
      <w:r w:rsidRPr="008E056E">
        <w:rPr>
          <w:rStyle w:val="EstiloArial"/>
          <w:sz w:val="24"/>
        </w:rPr>
        <w:t>El título del documento debe ser incluido al ser reproducido como parte de otra publicación o servicio.</w:t>
      </w:r>
    </w:p>
    <w:p w:rsidR="00C51CAC" w:rsidRPr="008E056E" w:rsidRDefault="00C51CAC" w:rsidP="008E056E">
      <w:pPr>
        <w:pStyle w:val="GELParrafo"/>
      </w:pPr>
      <w:r w:rsidRPr="008E056E">
        <w:rPr>
          <w:rStyle w:val="EstiloArial"/>
          <w:sz w:val="24"/>
        </w:rPr>
        <w:t>Si se desea copiar o distribuir el documento con otros propósitos,</w:t>
      </w:r>
      <w:r w:rsidR="00185B70" w:rsidRPr="008E056E">
        <w:rPr>
          <w:rStyle w:val="EstiloArial"/>
          <w:sz w:val="24"/>
        </w:rPr>
        <w:t xml:space="preserve"> se</w:t>
      </w:r>
      <w:r w:rsidRPr="008E056E">
        <w:rPr>
          <w:rStyle w:val="EstiloArial"/>
          <w:sz w:val="24"/>
        </w:rPr>
        <w:t xml:space="preserve"> debe solicitar el permiso entrando en contacto con </w:t>
      </w:r>
      <w:r w:rsidR="00736287">
        <w:rPr>
          <w:rStyle w:val="EstiloArial"/>
          <w:sz w:val="24"/>
        </w:rPr>
        <w:t>la Dirección de</w:t>
      </w:r>
      <w:r w:rsidR="006049AB">
        <w:rPr>
          <w:rStyle w:val="EstiloArial"/>
          <w:sz w:val="24"/>
        </w:rPr>
        <w:t xml:space="preserve"> Gobierno en línea </w:t>
      </w:r>
      <w:r w:rsidRPr="008E056E">
        <w:rPr>
          <w:rStyle w:val="EstiloArial"/>
          <w:sz w:val="24"/>
        </w:rPr>
        <w:t xml:space="preserve">del Ministerio de </w:t>
      </w:r>
      <w:r w:rsidR="00987BFE">
        <w:rPr>
          <w:rStyle w:val="EstiloArial"/>
          <w:sz w:val="24"/>
        </w:rPr>
        <w:t xml:space="preserve">Tecnologías de la Información y las </w:t>
      </w:r>
      <w:r w:rsidRPr="008E056E">
        <w:rPr>
          <w:rStyle w:val="EstiloArial"/>
          <w:sz w:val="24"/>
        </w:rPr>
        <w:t>Comunicaciones de la República de Colombia.</w:t>
      </w:r>
    </w:p>
    <w:p w:rsidR="00D37660" w:rsidRDefault="00D37660" w:rsidP="00D37660">
      <w:pPr>
        <w:pStyle w:val="GELParrafo"/>
      </w:pPr>
    </w:p>
    <w:p w:rsidR="00D17C06" w:rsidRDefault="00D17C06" w:rsidP="00425E42">
      <w:pPr>
        <w:pStyle w:val="GELTtulo0"/>
        <w:pBdr>
          <w:bottom w:val="single" w:sz="18" w:space="0" w:color="auto"/>
        </w:pBdr>
      </w:pPr>
      <w:bookmarkStart w:id="366" w:name="_Toc315033084"/>
      <w:r>
        <w:lastRenderedPageBreak/>
        <w:t>CRÉDITOS</w:t>
      </w:r>
      <w:bookmarkEnd w:id="366"/>
    </w:p>
    <w:p w:rsidR="00E10A84" w:rsidRPr="00E10A84" w:rsidRDefault="00E10A84" w:rsidP="00E10A84">
      <w:pPr>
        <w:pStyle w:val="GELParrafo"/>
        <w:keepNext/>
        <w:framePr w:dropCap="drop" w:lines="3" w:wrap="around" w:vAnchor="text" w:hAnchor="text"/>
        <w:spacing w:before="0" w:line="827" w:lineRule="exact"/>
        <w:textAlignment w:val="baseline"/>
        <w:rPr>
          <w:rFonts w:cs="Arial"/>
          <w:position w:val="-11"/>
          <w:sz w:val="104"/>
        </w:rPr>
      </w:pPr>
      <w:r w:rsidRPr="00E10A84">
        <w:rPr>
          <w:rFonts w:cs="Arial"/>
          <w:position w:val="-11"/>
          <w:sz w:val="104"/>
        </w:rPr>
        <w:t>E</w:t>
      </w:r>
    </w:p>
    <w:p w:rsidR="00D708A1" w:rsidRPr="004359FB" w:rsidRDefault="00E10A84" w:rsidP="00D708A1">
      <w:pPr>
        <w:pStyle w:val="GELParrafo"/>
        <w:rPr>
          <w:b/>
          <w:bCs/>
        </w:rPr>
      </w:pPr>
      <w:r w:rsidRPr="00BE02F9">
        <w:t xml:space="preserve">n un trabajo </w:t>
      </w:r>
      <w:r w:rsidR="00D708A1" w:rsidRPr="00BE02F9">
        <w:t xml:space="preserve">conjunto entre los consultores </w:t>
      </w:r>
      <w:r w:rsidR="00736287">
        <w:t>de la Dirección de Gobierno en línea,</w:t>
      </w:r>
      <w:r w:rsidR="00D708A1">
        <w:t xml:space="preserve"> </w:t>
      </w:r>
      <w:r w:rsidR="00D708A1" w:rsidRPr="003C7163">
        <w:t xml:space="preserve">las firmas </w:t>
      </w:r>
      <w:r w:rsidR="001A7335">
        <w:t xml:space="preserve">Secretaría de Transparencia </w:t>
      </w:r>
      <w:r w:rsidR="00D708A1" w:rsidRPr="003C7163">
        <w:t>Consorcio S&amp;M y la UT Software Works</w:t>
      </w:r>
      <w:r w:rsidR="00D708A1">
        <w:t xml:space="preserve">, </w:t>
      </w:r>
      <w:r w:rsidR="00D708A1" w:rsidRPr="003C7163">
        <w:t xml:space="preserve">se ha generado </w:t>
      </w:r>
      <w:r w:rsidR="00D708A1">
        <w:t>el presente documento</w:t>
      </w:r>
      <w:r w:rsidR="00D708A1" w:rsidRPr="003C7163">
        <w:t xml:space="preserve"> siguiendo los estándares establecidos en el Sistema de </w:t>
      </w:r>
      <w:r w:rsidR="00736287">
        <w:t>la Dirección d</w:t>
      </w:r>
      <w:r w:rsidR="001A7335">
        <w:t>e</w:t>
      </w:r>
      <w:r w:rsidR="00736287">
        <w:t xml:space="preserve"> Gobierno en línea</w:t>
      </w:r>
      <w:r w:rsidR="00D708A1">
        <w:t xml:space="preserve">, para el proyecto </w:t>
      </w:r>
      <w:r w:rsidR="00736287" w:rsidRPr="00736287">
        <w:rPr>
          <w:b/>
          <w:bCs/>
        </w:rPr>
        <w:t>IMPLEMENTACIÓN DE SOLUCIONES TECNOLÓGICAS, BAJO EL MODELO DE FÁBRICA DE SOFTWARE PARA LAS INICIATIVAS DEL PLAN VIVE DIGITAL A CARGO DEL PROGRAMA AGENDA DE CONECTIVIDAD Y LA EVOLUCIÓN DE LAS SOLUCIONES QUE SOPORTAN LA ESTRATEGIA DE GOBIERNO EN LÍNEA  GRUPO 2</w:t>
      </w:r>
      <w:r w:rsidR="00D708A1" w:rsidRPr="004907FE">
        <w:rPr>
          <w:b/>
          <w:bCs/>
        </w:rPr>
        <w:t>.</w:t>
      </w:r>
    </w:p>
    <w:p w:rsidR="00D708A1" w:rsidRPr="00BE02F9" w:rsidRDefault="00D708A1" w:rsidP="00D708A1">
      <w:pPr>
        <w:pStyle w:val="GELParrafo"/>
      </w:pPr>
      <w:r w:rsidRPr="00D6557B">
        <w:rPr>
          <w:rFonts w:eastAsia="Calibri"/>
        </w:rPr>
        <w:t>Este documento fue revisado y aprobado por los</w:t>
      </w:r>
      <w:r w:rsidR="00A70F29">
        <w:rPr>
          <w:rFonts w:eastAsia="Calibri"/>
        </w:rPr>
        <w:t xml:space="preserve"> consultores y profesionales de la Dirección de Gobierno en línea</w:t>
      </w:r>
      <w:r w:rsidRPr="00D6557B">
        <w:rPr>
          <w:rFonts w:eastAsia="Calibri"/>
        </w:rPr>
        <w:t>, previa validación de la empresa interventora del contrato Consorcio S&amp;M.</w:t>
      </w:r>
    </w:p>
    <w:p w:rsidR="00461A2E" w:rsidRPr="00461A2E" w:rsidRDefault="00461A2E" w:rsidP="00461A2E">
      <w:pPr>
        <w:pStyle w:val="GELParrafo"/>
      </w:pPr>
    </w:p>
    <w:p w:rsidR="00BB7088" w:rsidRDefault="00E90E32" w:rsidP="006D7957">
      <w:pPr>
        <w:pStyle w:val="GELTtulo1"/>
      </w:pPr>
      <w:bookmarkStart w:id="367" w:name="_Toc315033085"/>
      <w:bookmarkStart w:id="368" w:name="_Toc404584779"/>
      <w:r w:rsidRPr="00754E53">
        <w:lastRenderedPageBreak/>
        <w:t>AUDIENCIA</w:t>
      </w:r>
      <w:bookmarkEnd w:id="367"/>
      <w:bookmarkEnd w:id="368"/>
    </w:p>
    <w:p w:rsidR="00E10A84" w:rsidRPr="00E10A84" w:rsidRDefault="00E10A84" w:rsidP="00E10A84">
      <w:pPr>
        <w:pStyle w:val="GELParrafo"/>
        <w:keepNext/>
        <w:framePr w:dropCap="drop" w:lines="3" w:wrap="around" w:vAnchor="text" w:hAnchor="text"/>
        <w:spacing w:before="0" w:line="827" w:lineRule="exact"/>
        <w:textAlignment w:val="baseline"/>
        <w:rPr>
          <w:rFonts w:cs="Arial"/>
          <w:position w:val="-11"/>
          <w:sz w:val="104"/>
        </w:rPr>
      </w:pPr>
      <w:r w:rsidRPr="00E10A84">
        <w:rPr>
          <w:rFonts w:cs="Arial"/>
          <w:position w:val="-11"/>
          <w:sz w:val="104"/>
        </w:rPr>
        <w:t>E</w:t>
      </w:r>
    </w:p>
    <w:p w:rsidR="00165969" w:rsidRDefault="0063076A" w:rsidP="008B562B">
      <w:pPr>
        <w:pStyle w:val="GELParrafo"/>
      </w:pPr>
      <w:r w:rsidRPr="004423A9">
        <w:t xml:space="preserve">ste </w:t>
      </w:r>
      <w:r>
        <w:t xml:space="preserve">documento está dirigido a los integrantes de los equipos </w:t>
      </w:r>
      <w:r w:rsidR="003451FD">
        <w:t>de la Dirección de</w:t>
      </w:r>
      <w:r w:rsidR="003451FD">
        <w:rPr>
          <w:szCs w:val="24"/>
        </w:rPr>
        <w:t xml:space="preserve"> Gobierno en l</w:t>
      </w:r>
      <w:r w:rsidRPr="001B4C5F">
        <w:rPr>
          <w:szCs w:val="24"/>
        </w:rPr>
        <w:t xml:space="preserve">ínea, </w:t>
      </w:r>
      <w:r w:rsidR="001A7335">
        <w:rPr>
          <w:szCs w:val="24"/>
        </w:rPr>
        <w:t xml:space="preserve">Secretaría de Transparencia, </w:t>
      </w:r>
      <w:r w:rsidRPr="001B4C5F">
        <w:rPr>
          <w:szCs w:val="24"/>
        </w:rPr>
        <w:t xml:space="preserve">el Consorcio S&amp;M y la Unión Temporal UT  Software Works que participan en </w:t>
      </w:r>
      <w:r w:rsidRPr="001B4C5F">
        <w:rPr>
          <w:rFonts w:cs="Arial"/>
          <w:szCs w:val="24"/>
        </w:rPr>
        <w:t>el proyecto. Este documento es aplicable</w:t>
      </w:r>
      <w:r>
        <w:rPr>
          <w:rFonts w:cs="Arial"/>
          <w:szCs w:val="24"/>
        </w:rPr>
        <w:t xml:space="preserve"> a la solución del proyecto </w:t>
      </w:r>
      <w:r w:rsidR="001A7335">
        <w:rPr>
          <w:rFonts w:cs="Arial"/>
          <w:szCs w:val="24"/>
        </w:rPr>
        <w:t>Soluciones Móviles 4</w:t>
      </w:r>
      <w:r w:rsidRPr="001B4C5F">
        <w:rPr>
          <w:rFonts w:cs="Arial"/>
          <w:szCs w:val="24"/>
        </w:rPr>
        <w:t xml:space="preserve">, el cual debe ser conocido por los miembros de los equipos del </w:t>
      </w:r>
      <w:r w:rsidRPr="007D5496">
        <w:rPr>
          <w:rFonts w:cs="Arial"/>
          <w:szCs w:val="24"/>
        </w:rPr>
        <w:t xml:space="preserve">proyecto: </w:t>
      </w:r>
      <w:r w:rsidR="00736287" w:rsidRPr="007D5496">
        <w:rPr>
          <w:rFonts w:cs="Arial"/>
          <w:b/>
          <w:bCs/>
          <w:szCs w:val="24"/>
        </w:rPr>
        <w:t>IMPLEMENTACIÓN DE SOLUCIONES TECNOLÓGICAS, BAJO EL MODELO DE FÁBRICA DE SOFTWARE PARA LAS INICIATIVAS DEL PLAN VIVE DIGITAL A CARGO DEL PROGRAMA AGENDA DE CONECTIVIDAD Y LA EVOLUCIÓN DE LAS SOLUCIONES QUE SOPORTAN LA ESTRATEGIA DE GOBIERNO EN LÍNEA  GRUPO 2</w:t>
      </w:r>
      <w:r w:rsidR="00342D2F" w:rsidRPr="007D5496">
        <w:rPr>
          <w:rFonts w:cs="Arial"/>
          <w:b/>
          <w:bCs/>
          <w:szCs w:val="24"/>
        </w:rPr>
        <w:t>.</w:t>
      </w:r>
      <w:r w:rsidR="00691DBF">
        <w:rPr>
          <w:rFonts w:ascii="Arial,Bold" w:hAnsi="Arial,Bold" w:cs="Arial,Bold"/>
          <w:b/>
          <w:bCs/>
          <w:sz w:val="23"/>
          <w:szCs w:val="23"/>
        </w:rPr>
        <w:t xml:space="preserve"> </w:t>
      </w:r>
    </w:p>
    <w:p w:rsidR="009215FE" w:rsidRDefault="00E90E32" w:rsidP="008721F9">
      <w:pPr>
        <w:pStyle w:val="GELTtulo1"/>
      </w:pPr>
      <w:bookmarkStart w:id="369" w:name="_Toc315033086"/>
      <w:bookmarkStart w:id="370" w:name="_Toc404584780"/>
      <w:r w:rsidRPr="008D26A8">
        <w:lastRenderedPageBreak/>
        <w:t>INTRODUCCIÓN</w:t>
      </w:r>
      <w:bookmarkEnd w:id="369"/>
      <w:bookmarkEnd w:id="370"/>
    </w:p>
    <w:p w:rsidR="0050305A" w:rsidRPr="00AB27A5" w:rsidRDefault="00AB27A5" w:rsidP="0050305A">
      <w:pPr>
        <w:pStyle w:val="GELParrafo"/>
        <w:keepNext/>
        <w:framePr w:dropCap="drop" w:lines="3" w:wrap="around" w:vAnchor="text" w:hAnchor="text"/>
        <w:spacing w:before="0" w:line="827" w:lineRule="exact"/>
        <w:textAlignment w:val="baseline"/>
        <w:rPr>
          <w:rFonts w:cs="Arial"/>
          <w:position w:val="-11"/>
          <w:sz w:val="104"/>
        </w:rPr>
      </w:pPr>
      <w:bookmarkStart w:id="371" w:name="_Toc315033087"/>
      <w:r w:rsidRPr="00AB27A5">
        <w:rPr>
          <w:rFonts w:cs="Arial"/>
          <w:position w:val="-11"/>
          <w:sz w:val="104"/>
        </w:rPr>
        <w:t>E</w:t>
      </w:r>
    </w:p>
    <w:p w:rsidR="009D2AC1" w:rsidRPr="00AB27A5" w:rsidRDefault="00AB27A5" w:rsidP="009024EE">
      <w:pPr>
        <w:pStyle w:val="GELParrafo"/>
      </w:pPr>
      <w:r w:rsidRPr="00AB27A5">
        <w:t xml:space="preserve">l presente documento está diseñado para ser usado como referencia y lineamiento para realizar la instalación </w:t>
      </w:r>
      <w:r w:rsidR="007D66E6">
        <w:t>de la solución</w:t>
      </w:r>
      <w:r w:rsidRPr="00AB27A5">
        <w:t xml:space="preserve"> Elefantes Blancos </w:t>
      </w:r>
      <w:r w:rsidR="00E17509">
        <w:t xml:space="preserve">Administrador </w:t>
      </w:r>
      <w:r w:rsidRPr="00AB27A5">
        <w:t>y Servicios Web</w:t>
      </w:r>
      <w:r w:rsidR="00792517" w:rsidRPr="00AB27A5">
        <w:t>.</w:t>
      </w:r>
    </w:p>
    <w:p w:rsidR="009D2AC1" w:rsidRDefault="00AB27A5" w:rsidP="009D2AC1">
      <w:pPr>
        <w:pStyle w:val="GELParrafo"/>
      </w:pPr>
      <w:r>
        <w:t>El documento indica los prerrequisitos que se necesitan para poder llevar a cabo la instalación del sistema</w:t>
      </w:r>
      <w:r w:rsidR="007D66E6">
        <w:t>.</w:t>
      </w:r>
    </w:p>
    <w:p w:rsidR="009D2AC1" w:rsidRDefault="009D2AC1" w:rsidP="009D2AC1">
      <w:pPr>
        <w:pStyle w:val="GELParrafo"/>
      </w:pPr>
    </w:p>
    <w:p w:rsidR="009D2AC1" w:rsidRDefault="009D2AC1" w:rsidP="009D2AC1">
      <w:pPr>
        <w:pStyle w:val="GELParrafo"/>
      </w:pPr>
    </w:p>
    <w:p w:rsidR="009D2AC1" w:rsidRDefault="009D2AC1" w:rsidP="009D2AC1">
      <w:pPr>
        <w:pStyle w:val="GELParrafo"/>
      </w:pPr>
    </w:p>
    <w:p w:rsidR="009D2AC1" w:rsidRDefault="009D2AC1" w:rsidP="009D2AC1">
      <w:pPr>
        <w:pStyle w:val="GELParrafo"/>
      </w:pPr>
    </w:p>
    <w:p w:rsidR="009D2AC1" w:rsidRDefault="009D2AC1" w:rsidP="009D2AC1">
      <w:pPr>
        <w:pStyle w:val="GELParrafo"/>
      </w:pPr>
    </w:p>
    <w:p w:rsidR="009D2AC1" w:rsidRDefault="009D2AC1" w:rsidP="009D2AC1">
      <w:pPr>
        <w:pStyle w:val="GELParrafo"/>
      </w:pPr>
    </w:p>
    <w:p w:rsidR="009D2AC1" w:rsidRDefault="009D2AC1" w:rsidP="009D2AC1">
      <w:pPr>
        <w:pStyle w:val="GELParrafo"/>
      </w:pPr>
    </w:p>
    <w:p w:rsidR="009D2AC1" w:rsidRDefault="009D2AC1" w:rsidP="009D2AC1">
      <w:pPr>
        <w:pStyle w:val="GELParrafo"/>
      </w:pPr>
    </w:p>
    <w:p w:rsidR="005A2568" w:rsidRDefault="00B7220C" w:rsidP="008721F9">
      <w:pPr>
        <w:pStyle w:val="GELTtulo1"/>
      </w:pPr>
      <w:bookmarkStart w:id="372" w:name="_Toc404584781"/>
      <w:r>
        <w:lastRenderedPageBreak/>
        <w:t>PREREQUISITOS</w:t>
      </w:r>
      <w:bookmarkEnd w:id="372"/>
    </w:p>
    <w:p w:rsidR="009E5F78" w:rsidRPr="009E5F78" w:rsidRDefault="0076645C" w:rsidP="009E5F78">
      <w:pPr>
        <w:pStyle w:val="GELParrafo"/>
        <w:keepNext/>
        <w:framePr w:dropCap="drop" w:lines="4" w:h="886" w:hRule="exact" w:wrap="around" w:vAnchor="text" w:hAnchor="text"/>
        <w:spacing w:before="0" w:line="886" w:lineRule="exact"/>
        <w:textAlignment w:val="baseline"/>
        <w:rPr>
          <w:rFonts w:cs="Arial"/>
          <w:color w:val="548DD4" w:themeColor="text2" w:themeTint="99"/>
          <w:position w:val="-11"/>
          <w:sz w:val="108"/>
        </w:rPr>
      </w:pPr>
      <w:r w:rsidRPr="0076645C">
        <w:rPr>
          <w:rFonts w:cs="Arial"/>
          <w:position w:val="-11"/>
          <w:sz w:val="108"/>
        </w:rPr>
        <w:t>E</w:t>
      </w:r>
    </w:p>
    <w:p w:rsidR="00F8658B" w:rsidRPr="0076645C" w:rsidRDefault="0076645C" w:rsidP="0076645C">
      <w:pPr>
        <w:pStyle w:val="GELtitulofiguras"/>
      </w:pPr>
      <w:r w:rsidRPr="0076645C">
        <w:t xml:space="preserve">n esta sección se detallan los prerrequisitos de Software que tiene el sistema Elefantes Blancos </w:t>
      </w:r>
      <w:r w:rsidR="00E17509">
        <w:t>Administrador</w:t>
      </w:r>
      <w:r w:rsidRPr="0076645C">
        <w:t xml:space="preserve">. A continuación se muestra </w:t>
      </w:r>
      <w:r w:rsidR="00242F4D">
        <w:t>el</w:t>
      </w:r>
      <w:r w:rsidR="00242F4D" w:rsidRPr="0076645C">
        <w:t xml:space="preserve"> </w:t>
      </w:r>
      <w:r w:rsidRPr="0076645C">
        <w:t>marco tecnológico</w:t>
      </w:r>
      <w:r w:rsidR="00242F4D">
        <w:t xml:space="preserve"> correspondiente a la present</w:t>
      </w:r>
      <w:r w:rsidR="00612A0D">
        <w:t>e solución</w:t>
      </w:r>
      <w:r w:rsidRPr="0076645C">
        <w:t xml:space="preserve"> que reúne el conjunto de Servidores, Plataformas y Motores de Base de </w:t>
      </w:r>
      <w:r w:rsidR="00C531E0">
        <w:t>D</w:t>
      </w:r>
      <w:r w:rsidRPr="0076645C">
        <w:t>atos que definieron la construcción de la solución.</w:t>
      </w:r>
    </w:p>
    <w:p w:rsidR="00F8658B" w:rsidRDefault="00F8658B" w:rsidP="0076645C">
      <w:pPr>
        <w:pStyle w:val="GELtitulofiguras"/>
      </w:pPr>
    </w:p>
    <w:p w:rsidR="009E5F78" w:rsidRDefault="009E5F78" w:rsidP="0076645C">
      <w:pPr>
        <w:pStyle w:val="GELtitulofiguras"/>
      </w:pPr>
    </w:p>
    <w:p w:rsidR="00F8658B" w:rsidRPr="009E5F78" w:rsidRDefault="00F8658B" w:rsidP="0076645C">
      <w:pPr>
        <w:pStyle w:val="GELtitulofiguras"/>
      </w:pPr>
    </w:p>
    <w:p w:rsidR="00F8658B" w:rsidRPr="009E5F78" w:rsidRDefault="003E79E6" w:rsidP="003E79E6">
      <w:pPr>
        <w:pStyle w:val="GELTtulo2"/>
      </w:pPr>
      <w:bookmarkStart w:id="373" w:name="_Toc404584782"/>
      <w:r>
        <w:t>SOFTWARE BASE</w:t>
      </w:r>
      <w:bookmarkEnd w:id="373"/>
    </w:p>
    <w:p w:rsidR="00CD29CE" w:rsidRPr="002F758A" w:rsidRDefault="00CD29CE" w:rsidP="009E5F78">
      <w:pPr>
        <w:pStyle w:val="GELParrafo"/>
      </w:pPr>
    </w:p>
    <w:p w:rsidR="00CD29CE" w:rsidRPr="002F758A" w:rsidRDefault="003E79E6" w:rsidP="002F758A">
      <w:r>
        <w:rPr>
          <w:noProof/>
          <w:lang w:val="es-CO" w:eastAsia="es-CO"/>
        </w:rPr>
        <w:drawing>
          <wp:inline distT="0" distB="0" distL="0" distR="0" wp14:anchorId="601315DE" wp14:editId="573AC841">
            <wp:extent cx="5610225" cy="2809875"/>
            <wp:effectExtent l="19050" t="19050" r="28575" b="285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2809875"/>
                    </a:xfrm>
                    <a:prstGeom prst="rect">
                      <a:avLst/>
                    </a:prstGeom>
                    <a:noFill/>
                    <a:ln>
                      <a:solidFill>
                        <a:schemeClr val="tx1"/>
                      </a:solidFill>
                    </a:ln>
                  </pic:spPr>
                </pic:pic>
              </a:graphicData>
            </a:graphic>
          </wp:inline>
        </w:drawing>
      </w:r>
    </w:p>
    <w:p w:rsidR="001A7335" w:rsidRPr="003B3433" w:rsidRDefault="001A7335" w:rsidP="001A7335">
      <w:pPr>
        <w:pStyle w:val="Epgrafe"/>
        <w:jc w:val="center"/>
        <w:rPr>
          <w:rFonts w:ascii="Arial" w:hAnsi="Arial" w:cs="Arial"/>
          <w:i/>
          <w:color w:val="000000" w:themeColor="text1"/>
          <w:sz w:val="20"/>
          <w:szCs w:val="20"/>
        </w:rPr>
      </w:pPr>
      <w:bookmarkStart w:id="374" w:name="_Toc404584822"/>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1</w:t>
      </w:r>
      <w:r w:rsidRPr="003B3433">
        <w:rPr>
          <w:rFonts w:ascii="Arial" w:hAnsi="Arial" w:cs="Arial"/>
          <w:i/>
          <w:color w:val="auto"/>
          <w:sz w:val="20"/>
          <w:szCs w:val="20"/>
        </w:rPr>
        <w:fldChar w:fldCharType="end"/>
      </w:r>
      <w:r>
        <w:rPr>
          <w:rFonts w:ascii="Arial" w:hAnsi="Arial" w:cs="Arial"/>
          <w:i/>
          <w:color w:val="auto"/>
          <w:sz w:val="20"/>
          <w:szCs w:val="20"/>
        </w:rPr>
        <w:t xml:space="preserve">. </w:t>
      </w:r>
      <w:r w:rsidRPr="003B3433">
        <w:rPr>
          <w:rFonts w:ascii="Arial" w:hAnsi="Arial" w:cs="Arial"/>
          <w:i/>
          <w:color w:val="auto"/>
          <w:sz w:val="20"/>
          <w:szCs w:val="20"/>
        </w:rPr>
        <w:t>Marco tecnológico</w:t>
      </w:r>
      <w:bookmarkEnd w:id="374"/>
    </w:p>
    <w:p w:rsidR="005170F2" w:rsidRPr="008C2019" w:rsidRDefault="005170F2" w:rsidP="002F758A">
      <w:pPr>
        <w:rPr>
          <w:sz w:val="24"/>
          <w:szCs w:val="24"/>
        </w:rPr>
      </w:pPr>
    </w:p>
    <w:p w:rsidR="00A1672B" w:rsidRDefault="00A1672B" w:rsidP="0076645C">
      <w:pPr>
        <w:pStyle w:val="GELtitulofiguras"/>
      </w:pPr>
    </w:p>
    <w:p w:rsidR="00A1672B" w:rsidRDefault="00A1672B" w:rsidP="0076645C">
      <w:pPr>
        <w:pStyle w:val="GELtitulofiguras"/>
      </w:pPr>
    </w:p>
    <w:p w:rsidR="00A1672B" w:rsidRDefault="003E79E6" w:rsidP="00E17509">
      <w:pPr>
        <w:autoSpaceDE w:val="0"/>
        <w:autoSpaceDN w:val="0"/>
        <w:adjustRightInd w:val="0"/>
        <w:jc w:val="both"/>
        <w:rPr>
          <w:lang w:val="es-CO"/>
        </w:rPr>
      </w:pPr>
      <w:r>
        <w:rPr>
          <w:rFonts w:ascii="Arial" w:hAnsi="Arial" w:cs="Arial"/>
          <w:sz w:val="24"/>
          <w:szCs w:val="24"/>
          <w:lang w:val="es-CO"/>
        </w:rPr>
        <w:t>De acuerdo a este marco tecnológico a continuación se enumeran los sistemas, aplicaciones y productos que deben ser instalados de forma previa como requisito</w:t>
      </w:r>
      <w:r w:rsidR="007B0451">
        <w:rPr>
          <w:rFonts w:ascii="Arial" w:hAnsi="Arial" w:cs="Arial"/>
          <w:sz w:val="24"/>
          <w:szCs w:val="24"/>
          <w:lang w:val="es-CO"/>
        </w:rPr>
        <w:t>s p</w:t>
      </w:r>
      <w:r w:rsidRPr="00E17509">
        <w:rPr>
          <w:rFonts w:ascii="Arial" w:hAnsi="Arial" w:cs="Arial"/>
          <w:sz w:val="24"/>
          <w:szCs w:val="24"/>
          <w:lang w:val="es-CO"/>
        </w:rPr>
        <w:t>ara la instalación d</w:t>
      </w:r>
      <w:r w:rsidR="00612A0D" w:rsidRPr="00E17509">
        <w:rPr>
          <w:rFonts w:ascii="Arial" w:hAnsi="Arial" w:cs="Arial"/>
          <w:sz w:val="24"/>
          <w:szCs w:val="24"/>
          <w:lang w:val="es-CO"/>
        </w:rPr>
        <w:t xml:space="preserve">e la solución Elefantes Blancos </w:t>
      </w:r>
      <w:r w:rsidR="00E17509">
        <w:rPr>
          <w:rFonts w:ascii="Arial" w:hAnsi="Arial" w:cs="Arial"/>
          <w:sz w:val="24"/>
          <w:szCs w:val="24"/>
          <w:lang w:val="es-CO"/>
        </w:rPr>
        <w:t>Administrador</w:t>
      </w:r>
      <w:r w:rsidR="00612A0D" w:rsidRPr="00E17509">
        <w:rPr>
          <w:rFonts w:ascii="Arial" w:hAnsi="Arial" w:cs="Arial"/>
          <w:sz w:val="24"/>
          <w:szCs w:val="24"/>
          <w:lang w:val="es-CO"/>
        </w:rPr>
        <w:t>.</w:t>
      </w:r>
    </w:p>
    <w:p w:rsidR="003E79E6" w:rsidRDefault="003E79E6" w:rsidP="003E79E6">
      <w:pPr>
        <w:pStyle w:val="GELtitulofiguras"/>
        <w:rPr>
          <w:lang w:val="es-CO"/>
        </w:rPr>
      </w:pPr>
    </w:p>
    <w:p w:rsidR="003E79E6" w:rsidRDefault="003E79E6" w:rsidP="003E79E6">
      <w:pPr>
        <w:pStyle w:val="GELtitulofiguras"/>
        <w:rPr>
          <w:lang w:val="es-CO"/>
        </w:rPr>
      </w:pPr>
    </w:p>
    <w:p w:rsidR="003E79E6" w:rsidRDefault="003E79E6" w:rsidP="003E79E6">
      <w:pPr>
        <w:pStyle w:val="GELtitulofiguras"/>
        <w:rPr>
          <w:lang w:val="es-CO"/>
        </w:rPr>
      </w:pPr>
    </w:p>
    <w:p w:rsidR="003E79E6" w:rsidRDefault="003E79E6" w:rsidP="003E79E6">
      <w:pPr>
        <w:pStyle w:val="GELTtulo3"/>
      </w:pPr>
      <w:bookmarkStart w:id="375" w:name="_Toc404584783"/>
      <w:r>
        <w:t>WINDOWS SERVER SYSTEM</w:t>
      </w:r>
      <w:bookmarkEnd w:id="375"/>
    </w:p>
    <w:p w:rsidR="003E79E6" w:rsidRDefault="003E79E6" w:rsidP="003E79E6">
      <w:pPr>
        <w:pStyle w:val="GELtitulofiguras"/>
      </w:pPr>
    </w:p>
    <w:p w:rsidR="003E79E6" w:rsidRDefault="003E79E6" w:rsidP="003E79E6">
      <w:pPr>
        <w:pStyle w:val="GELtitulofiguras"/>
      </w:pPr>
      <w:r>
        <w:t xml:space="preserve">El sistema operativo utilizado para la instalación </w:t>
      </w:r>
      <w:r w:rsidR="00612A0D">
        <w:t>de la  solución</w:t>
      </w:r>
      <w:r>
        <w:t xml:space="preserve"> </w:t>
      </w:r>
      <w:r w:rsidR="00242F4D">
        <w:t xml:space="preserve">Elefantes Blancos </w:t>
      </w:r>
      <w:del w:id="376" w:author="Carolina Fajardo" w:date="2014-11-20T10:34:00Z">
        <w:r w:rsidR="00E17509">
          <w:delText>Administardor</w:delText>
        </w:r>
      </w:del>
      <w:ins w:id="377" w:author="Carolina Fajardo" w:date="2014-11-20T10:34:00Z">
        <w:r w:rsidR="00110C3B">
          <w:t>Administra</w:t>
        </w:r>
        <w:r w:rsidR="00E17509">
          <w:t>dor</w:t>
        </w:r>
      </w:ins>
      <w:r w:rsidR="00242F4D">
        <w:t xml:space="preserve"> </w:t>
      </w:r>
      <w:r>
        <w:t xml:space="preserve">en el ambiente provisto por el Centro de Datos, corresponde a la versión Windows Server Estándar </w:t>
      </w:r>
      <w:proofErr w:type="spellStart"/>
      <w:r>
        <w:t>Edition</w:t>
      </w:r>
      <w:proofErr w:type="spellEnd"/>
      <w:r>
        <w:t xml:space="preserve"> 2008. Este sistema operativo debe ser instalado tanto en el servidor de la capa de aplicación y presentación.</w:t>
      </w:r>
    </w:p>
    <w:p w:rsidR="003E79E6" w:rsidRDefault="003E79E6" w:rsidP="003E79E6">
      <w:pPr>
        <w:pStyle w:val="GELtitulofiguras"/>
      </w:pPr>
    </w:p>
    <w:p w:rsidR="003E79E6" w:rsidRDefault="003E79E6" w:rsidP="003E79E6">
      <w:pPr>
        <w:pStyle w:val="GELTtulo3"/>
      </w:pPr>
      <w:bookmarkStart w:id="378" w:name="_Toc404584784"/>
      <w:r>
        <w:t>INTERNET INFORMATION SERVICE</w:t>
      </w:r>
      <w:bookmarkEnd w:id="378"/>
    </w:p>
    <w:p w:rsidR="003E79E6" w:rsidRDefault="003E79E6" w:rsidP="003E79E6">
      <w:pPr>
        <w:pStyle w:val="GELtitulofiguras"/>
      </w:pPr>
    </w:p>
    <w:p w:rsidR="003E79E6" w:rsidRDefault="003E79E6" w:rsidP="003E79E6">
      <w:pPr>
        <w:pStyle w:val="GELtitulofiguras"/>
      </w:pPr>
      <w:r>
        <w:t xml:space="preserve">El servidor de la capa de aplicación y presentación, debe tener instalado y configurado </w:t>
      </w:r>
      <w:r w:rsidR="009F2CEA">
        <w:t xml:space="preserve">el Internet </w:t>
      </w:r>
      <w:proofErr w:type="spellStart"/>
      <w:r w:rsidR="009F2CEA" w:rsidRPr="002A0B77">
        <w:rPr>
          <w:lang w:val="es-CO"/>
        </w:rPr>
        <w:t>Information</w:t>
      </w:r>
      <w:proofErr w:type="spellEnd"/>
      <w:r w:rsidR="009F2CEA">
        <w:t xml:space="preserve"> </w:t>
      </w:r>
      <w:proofErr w:type="spellStart"/>
      <w:r w:rsidR="009F2CEA" w:rsidRPr="002A0B77">
        <w:rPr>
          <w:lang w:val="es-CO"/>
        </w:rPr>
        <w:t>Service</w:t>
      </w:r>
      <w:proofErr w:type="spellEnd"/>
      <w:r>
        <w:t xml:space="preserve"> versión 7.5.</w:t>
      </w:r>
    </w:p>
    <w:p w:rsidR="003E79E6" w:rsidRDefault="003E79E6" w:rsidP="003E79E6">
      <w:pPr>
        <w:pStyle w:val="GELtitulofiguras"/>
      </w:pPr>
    </w:p>
    <w:p w:rsidR="003E79E6" w:rsidRDefault="007D66E6" w:rsidP="003E79E6">
      <w:pPr>
        <w:pStyle w:val="GELTtulo3"/>
      </w:pPr>
      <w:bookmarkStart w:id="379" w:name="_Toc404584785"/>
      <w:proofErr w:type="spellStart"/>
      <w:r>
        <w:t>M</w:t>
      </w:r>
      <w:r>
        <w:rPr>
          <w:caps w:val="0"/>
        </w:rPr>
        <w:t>y</w:t>
      </w:r>
      <w:r>
        <w:t>SQL</w:t>
      </w:r>
      <w:bookmarkEnd w:id="379"/>
      <w:proofErr w:type="spellEnd"/>
    </w:p>
    <w:p w:rsidR="003E79E6" w:rsidRDefault="003E79E6" w:rsidP="003E79E6">
      <w:pPr>
        <w:pStyle w:val="GELtitulofiguras"/>
      </w:pPr>
      <w:r>
        <w:t xml:space="preserve">El servidor de la capa de base de datos debe tener instalado y debidamente configurado el motor de base de datos </w:t>
      </w:r>
      <w:proofErr w:type="spellStart"/>
      <w:r w:rsidR="007D66E6">
        <w:t>MySQL</w:t>
      </w:r>
      <w:proofErr w:type="spellEnd"/>
      <w:r w:rsidR="00612A0D">
        <w:t xml:space="preserve"> Versión 5.6.</w:t>
      </w:r>
    </w:p>
    <w:p w:rsidR="003E79E6" w:rsidRDefault="003E79E6" w:rsidP="003E79E6">
      <w:pPr>
        <w:pStyle w:val="GELtitulofiguras"/>
      </w:pPr>
    </w:p>
    <w:p w:rsidR="003E79E6" w:rsidRDefault="003E79E6" w:rsidP="003E79E6">
      <w:pPr>
        <w:pStyle w:val="GELTtulo3"/>
      </w:pPr>
      <w:bookmarkStart w:id="380" w:name="_Toc404584786"/>
      <w:r>
        <w:t>MICROSOFT .NET</w:t>
      </w:r>
      <w:bookmarkEnd w:id="380"/>
    </w:p>
    <w:p w:rsidR="003E79E6" w:rsidRDefault="003E79E6" w:rsidP="003E79E6">
      <w:pPr>
        <w:pStyle w:val="GELtitulofiguras"/>
      </w:pPr>
    </w:p>
    <w:p w:rsidR="003E79E6" w:rsidRDefault="003E79E6" w:rsidP="003E79E6">
      <w:pPr>
        <w:pStyle w:val="GELtitulofiguras"/>
      </w:pPr>
      <w:r>
        <w:t xml:space="preserve">La plataforma de desarrollo y ejecución del </w:t>
      </w:r>
      <w:r w:rsidR="001B6F88">
        <w:t>Administrador Web</w:t>
      </w:r>
      <w:r>
        <w:t xml:space="preserve"> es Microsoft .NET bajo el</w:t>
      </w:r>
      <w:r w:rsidR="001B6F88">
        <w:t xml:space="preserve"> </w:t>
      </w:r>
      <w:r>
        <w:t>Framework versión 4</w:t>
      </w:r>
      <w:r w:rsidR="009F2CEA">
        <w:t>.5</w:t>
      </w:r>
      <w:r>
        <w:t>, este componente es la base para la ejecución de</w:t>
      </w:r>
      <w:r w:rsidR="00612A0D">
        <w:t xml:space="preserve"> </w:t>
      </w:r>
      <w:r>
        <w:t>l</w:t>
      </w:r>
      <w:r w:rsidR="00612A0D">
        <w:t>a</w:t>
      </w:r>
      <w:r w:rsidR="00454234">
        <w:t xml:space="preserve"> </w:t>
      </w:r>
      <w:r w:rsidR="00612A0D">
        <w:t>solución</w:t>
      </w:r>
      <w:r>
        <w:t>,</w:t>
      </w:r>
      <w:r w:rsidR="001B6F88">
        <w:t xml:space="preserve"> </w:t>
      </w:r>
      <w:r>
        <w:t>por lo tanto el ambiente en el que se instale la aplicación debe contar con este</w:t>
      </w:r>
      <w:r w:rsidR="001B6F88">
        <w:t xml:space="preserve"> </w:t>
      </w:r>
      <w:r>
        <w:t>componente previamente instalado y debe ser provisto por el Centro de Datos.</w:t>
      </w:r>
    </w:p>
    <w:p w:rsidR="000B35EC" w:rsidRDefault="000B35EC" w:rsidP="0076645C">
      <w:pPr>
        <w:pStyle w:val="GELtitulofiguras"/>
      </w:pPr>
    </w:p>
    <w:p w:rsidR="000B35EC" w:rsidRDefault="000B35EC" w:rsidP="000B35EC"/>
    <w:p w:rsidR="00161189" w:rsidRDefault="001A7335" w:rsidP="001A7335">
      <w:pPr>
        <w:pStyle w:val="Epgrafe"/>
        <w:spacing w:after="0"/>
        <w:jc w:val="center"/>
      </w:pPr>
      <w:bookmarkStart w:id="381" w:name="_Toc342313099"/>
      <w:bookmarkStart w:id="382" w:name="_Toc342313467"/>
      <w:bookmarkStart w:id="383" w:name="_Toc342658693"/>
      <w:bookmarkStart w:id="384" w:name="_Toc346619295"/>
      <w:bookmarkStart w:id="385" w:name="_Toc361090075"/>
      <w:bookmarkStart w:id="386" w:name="_Toc376168014"/>
      <w:bookmarkStart w:id="387" w:name="_Toc379485481"/>
      <w:bookmarkStart w:id="388" w:name="_Toc404584883"/>
      <w:bookmarkStart w:id="389" w:name="_Toc404584884"/>
      <w:r w:rsidRPr="00363431">
        <w:rPr>
          <w:rFonts w:ascii="Arial" w:hAnsi="Arial" w:cs="Arial"/>
          <w:i/>
          <w:color w:val="auto"/>
          <w:sz w:val="20"/>
          <w:szCs w:val="20"/>
        </w:rPr>
        <w:t xml:space="preserve">Tabla </w:t>
      </w:r>
      <w:r w:rsidRPr="00363431">
        <w:rPr>
          <w:rFonts w:ascii="Arial" w:hAnsi="Arial" w:cs="Arial"/>
          <w:i/>
          <w:color w:val="auto"/>
          <w:sz w:val="20"/>
          <w:szCs w:val="20"/>
        </w:rPr>
        <w:fldChar w:fldCharType="begin"/>
      </w:r>
      <w:r w:rsidRPr="00363431">
        <w:rPr>
          <w:rFonts w:ascii="Arial" w:hAnsi="Arial" w:cs="Arial"/>
          <w:i/>
          <w:color w:val="auto"/>
          <w:sz w:val="20"/>
          <w:szCs w:val="20"/>
        </w:rPr>
        <w:instrText xml:space="preserve"> SEQ Tabla \* ARABIC </w:instrText>
      </w:r>
      <w:r w:rsidRPr="00363431">
        <w:rPr>
          <w:rFonts w:ascii="Arial" w:hAnsi="Arial" w:cs="Arial"/>
          <w:i/>
          <w:color w:val="auto"/>
          <w:sz w:val="20"/>
          <w:szCs w:val="20"/>
        </w:rPr>
        <w:fldChar w:fldCharType="separate"/>
      </w:r>
      <w:r w:rsidR="002A0B77">
        <w:rPr>
          <w:rFonts w:ascii="Arial" w:hAnsi="Arial" w:cs="Arial"/>
          <w:i/>
          <w:noProof/>
          <w:color w:val="auto"/>
          <w:sz w:val="20"/>
          <w:szCs w:val="20"/>
        </w:rPr>
        <w:t>1</w:t>
      </w:r>
      <w:r w:rsidRPr="00363431">
        <w:rPr>
          <w:rFonts w:ascii="Arial" w:hAnsi="Arial" w:cs="Arial"/>
          <w:i/>
          <w:color w:val="auto"/>
          <w:sz w:val="20"/>
          <w:szCs w:val="20"/>
        </w:rPr>
        <w:fldChar w:fldCharType="end"/>
      </w:r>
      <w:r w:rsidRPr="00363431">
        <w:rPr>
          <w:rFonts w:ascii="Arial" w:hAnsi="Arial" w:cs="Arial"/>
          <w:i/>
          <w:color w:val="auto"/>
          <w:sz w:val="20"/>
          <w:szCs w:val="20"/>
        </w:rPr>
        <w:t xml:space="preserve">. </w:t>
      </w:r>
      <w:r>
        <w:rPr>
          <w:rFonts w:ascii="Arial" w:hAnsi="Arial" w:cs="Arial"/>
          <w:i/>
          <w:color w:val="auto"/>
          <w:sz w:val="20"/>
          <w:szCs w:val="20"/>
        </w:rPr>
        <w:t>Requerimientos de Servidor</w:t>
      </w:r>
      <w:bookmarkEnd w:id="381"/>
      <w:bookmarkEnd w:id="382"/>
      <w:bookmarkEnd w:id="383"/>
      <w:bookmarkEnd w:id="384"/>
      <w:bookmarkEnd w:id="385"/>
      <w:bookmarkEnd w:id="386"/>
      <w:bookmarkEnd w:id="387"/>
      <w:bookmarkEnd w:id="388"/>
      <w:bookmarkEnd w:id="389"/>
    </w:p>
    <w:tbl>
      <w:tblPr>
        <w:tblStyle w:val="Tablaconcuadrcula"/>
        <w:tblW w:w="0" w:type="auto"/>
        <w:tblLook w:val="04A0" w:firstRow="1" w:lastRow="0" w:firstColumn="1" w:lastColumn="0" w:noHBand="0" w:noVBand="1"/>
      </w:tblPr>
      <w:tblGrid>
        <w:gridCol w:w="4219"/>
        <w:gridCol w:w="4678"/>
      </w:tblGrid>
      <w:tr w:rsidR="00161189" w:rsidRPr="003B0C21" w:rsidTr="00161189">
        <w:trPr>
          <w:tblHeader/>
        </w:trPr>
        <w:tc>
          <w:tcPr>
            <w:tcW w:w="4219" w:type="dxa"/>
            <w:shd w:val="clear" w:color="auto" w:fill="BFBFBF" w:themeFill="background1" w:themeFillShade="BF"/>
            <w:vAlign w:val="center"/>
          </w:tcPr>
          <w:p w:rsidR="00161189" w:rsidRPr="00E17509" w:rsidRDefault="00161189" w:rsidP="00E56913">
            <w:pPr>
              <w:pStyle w:val="GELParrafo"/>
              <w:spacing w:before="0"/>
              <w:jc w:val="center"/>
              <w:rPr>
                <w:rFonts w:cs="Arial"/>
                <w:b/>
                <w:sz w:val="20"/>
              </w:rPr>
            </w:pPr>
            <w:r w:rsidRPr="00E17509">
              <w:rPr>
                <w:rFonts w:cs="Arial"/>
                <w:b/>
                <w:sz w:val="20"/>
              </w:rPr>
              <w:t>SERVIDOR</w:t>
            </w:r>
          </w:p>
        </w:tc>
        <w:tc>
          <w:tcPr>
            <w:tcW w:w="4678" w:type="dxa"/>
            <w:shd w:val="clear" w:color="auto" w:fill="BFBFBF" w:themeFill="background1" w:themeFillShade="BF"/>
            <w:vAlign w:val="center"/>
          </w:tcPr>
          <w:p w:rsidR="00161189" w:rsidRPr="00E17509" w:rsidRDefault="00161189" w:rsidP="00E56913">
            <w:pPr>
              <w:pStyle w:val="GELParrafo"/>
              <w:spacing w:before="0"/>
              <w:jc w:val="center"/>
              <w:rPr>
                <w:rFonts w:cs="Arial"/>
                <w:b/>
                <w:sz w:val="20"/>
              </w:rPr>
            </w:pPr>
            <w:r w:rsidRPr="00E17509">
              <w:rPr>
                <w:rFonts w:cs="Arial"/>
                <w:b/>
                <w:sz w:val="20"/>
              </w:rPr>
              <w:t>SOFWTARE BASE REQUERIDO</w:t>
            </w:r>
          </w:p>
        </w:tc>
      </w:tr>
      <w:tr w:rsidR="00161189" w:rsidRPr="003B0C21" w:rsidTr="00161189">
        <w:tc>
          <w:tcPr>
            <w:tcW w:w="4219" w:type="dxa"/>
            <w:vAlign w:val="center"/>
          </w:tcPr>
          <w:p w:rsidR="00161189" w:rsidRPr="00E17509" w:rsidRDefault="00161189" w:rsidP="00161189">
            <w:pPr>
              <w:autoSpaceDE w:val="0"/>
              <w:autoSpaceDN w:val="0"/>
              <w:adjustRightInd w:val="0"/>
              <w:rPr>
                <w:rFonts w:ascii="Arial" w:hAnsi="Arial" w:cs="Arial"/>
                <w:lang w:val="es-CO"/>
              </w:rPr>
            </w:pPr>
            <w:r w:rsidRPr="00E17509">
              <w:rPr>
                <w:rFonts w:ascii="Arial" w:hAnsi="Arial" w:cs="Arial"/>
                <w:lang w:val="es-CO"/>
              </w:rPr>
              <w:t>Capa de aplicación y presentación</w:t>
            </w:r>
          </w:p>
          <w:p w:rsidR="00161189" w:rsidRPr="00E17509" w:rsidRDefault="00161189" w:rsidP="00161189">
            <w:pPr>
              <w:pStyle w:val="GELParrafo"/>
              <w:spacing w:before="0"/>
              <w:jc w:val="left"/>
              <w:rPr>
                <w:rFonts w:cs="Arial"/>
                <w:sz w:val="20"/>
              </w:rPr>
            </w:pPr>
            <w:r w:rsidRPr="00E17509">
              <w:rPr>
                <w:rFonts w:cs="Arial"/>
                <w:sz w:val="20"/>
                <w:lang w:val="es-CO"/>
              </w:rPr>
              <w:lastRenderedPageBreak/>
              <w:t>(incluidas en el mismo servidor)</w:t>
            </w:r>
          </w:p>
        </w:tc>
        <w:tc>
          <w:tcPr>
            <w:tcW w:w="4678" w:type="dxa"/>
            <w:vAlign w:val="center"/>
          </w:tcPr>
          <w:p w:rsidR="00161189" w:rsidRPr="00E17509" w:rsidRDefault="00161189" w:rsidP="009B3D28">
            <w:pPr>
              <w:pStyle w:val="Prrafodelista"/>
              <w:numPr>
                <w:ilvl w:val="0"/>
                <w:numId w:val="9"/>
              </w:numPr>
              <w:autoSpaceDE w:val="0"/>
              <w:autoSpaceDN w:val="0"/>
              <w:adjustRightInd w:val="0"/>
              <w:rPr>
                <w:rFonts w:ascii="Arial" w:hAnsi="Arial" w:cs="Arial"/>
                <w:lang w:val="en-US"/>
              </w:rPr>
            </w:pPr>
            <w:r w:rsidRPr="00E17509">
              <w:rPr>
                <w:rFonts w:ascii="Arial" w:hAnsi="Arial" w:cs="Arial"/>
                <w:lang w:val="es-CO"/>
              </w:rPr>
              <w:lastRenderedPageBreak/>
              <w:t xml:space="preserve">Windows Server Estándar </w:t>
            </w:r>
            <w:r w:rsidRPr="00E17509">
              <w:rPr>
                <w:rFonts w:ascii="Arial" w:hAnsi="Arial" w:cs="Arial"/>
                <w:lang w:val="en-US"/>
              </w:rPr>
              <w:t>Edition 2008</w:t>
            </w:r>
          </w:p>
          <w:p w:rsidR="00161189" w:rsidRPr="00E17509" w:rsidRDefault="00161189" w:rsidP="009B3D28">
            <w:pPr>
              <w:pStyle w:val="Prrafodelista"/>
              <w:numPr>
                <w:ilvl w:val="0"/>
                <w:numId w:val="9"/>
              </w:numPr>
              <w:autoSpaceDE w:val="0"/>
              <w:autoSpaceDN w:val="0"/>
              <w:adjustRightInd w:val="0"/>
              <w:rPr>
                <w:rFonts w:cs="Arial"/>
              </w:rPr>
            </w:pPr>
            <w:r w:rsidRPr="00E17509">
              <w:rPr>
                <w:rFonts w:ascii="Arial" w:hAnsi="Arial" w:cs="Arial"/>
                <w:lang w:val="en-US"/>
              </w:rPr>
              <w:lastRenderedPageBreak/>
              <w:t xml:space="preserve">Internet Information Services </w:t>
            </w:r>
            <w:r w:rsidR="003427D9" w:rsidRPr="00E17509">
              <w:rPr>
                <w:rFonts w:ascii="Arial" w:hAnsi="Arial" w:cs="Arial"/>
                <w:lang w:val="es-CO"/>
              </w:rPr>
              <w:t xml:space="preserve">versión </w:t>
            </w:r>
            <w:r w:rsidRPr="00E17509">
              <w:rPr>
                <w:rFonts w:ascii="Arial" w:hAnsi="Arial" w:cs="Arial"/>
                <w:lang w:val="en-US"/>
              </w:rPr>
              <w:t>7.5</w:t>
            </w:r>
          </w:p>
          <w:p w:rsidR="00161189" w:rsidRPr="00E17509" w:rsidRDefault="00161189" w:rsidP="009B3D28">
            <w:pPr>
              <w:pStyle w:val="Prrafodelista"/>
              <w:numPr>
                <w:ilvl w:val="0"/>
                <w:numId w:val="9"/>
              </w:numPr>
              <w:autoSpaceDE w:val="0"/>
              <w:autoSpaceDN w:val="0"/>
              <w:adjustRightInd w:val="0"/>
              <w:rPr>
                <w:rFonts w:cs="Arial"/>
              </w:rPr>
            </w:pPr>
            <w:r w:rsidRPr="00E17509">
              <w:rPr>
                <w:rFonts w:ascii="Arial" w:hAnsi="Arial" w:cs="Arial"/>
                <w:lang w:val="es-CO"/>
              </w:rPr>
              <w:t xml:space="preserve">Microsoft Framework .NET </w:t>
            </w:r>
            <w:r w:rsidR="003427D9" w:rsidRPr="00E17509">
              <w:rPr>
                <w:rFonts w:ascii="Arial" w:hAnsi="Arial" w:cs="Arial"/>
                <w:lang w:val="es-CO"/>
              </w:rPr>
              <w:t>versión</w:t>
            </w:r>
            <w:r w:rsidRPr="00E17509">
              <w:rPr>
                <w:rFonts w:ascii="Arial" w:hAnsi="Arial" w:cs="Arial"/>
                <w:lang w:val="es-CO"/>
              </w:rPr>
              <w:t xml:space="preserve"> 4.5</w:t>
            </w:r>
          </w:p>
          <w:p w:rsidR="00161189" w:rsidRPr="00E17509" w:rsidRDefault="00161189" w:rsidP="009B3D28">
            <w:pPr>
              <w:pStyle w:val="Prrafodelista"/>
              <w:numPr>
                <w:ilvl w:val="0"/>
                <w:numId w:val="9"/>
              </w:numPr>
              <w:autoSpaceDE w:val="0"/>
              <w:autoSpaceDN w:val="0"/>
              <w:adjustRightInd w:val="0"/>
              <w:rPr>
                <w:rFonts w:cs="Arial"/>
              </w:rPr>
            </w:pPr>
            <w:r w:rsidRPr="00E17509">
              <w:rPr>
                <w:rFonts w:ascii="Arial" w:hAnsi="Arial" w:cs="Arial"/>
                <w:lang w:val="es-CO"/>
              </w:rPr>
              <w:t>JDK 6.45 o superior</w:t>
            </w:r>
          </w:p>
          <w:p w:rsidR="00161189" w:rsidRPr="00E17509" w:rsidRDefault="00161189" w:rsidP="009B3D28">
            <w:pPr>
              <w:pStyle w:val="Prrafodelista"/>
              <w:numPr>
                <w:ilvl w:val="0"/>
                <w:numId w:val="9"/>
              </w:numPr>
              <w:autoSpaceDE w:val="0"/>
              <w:autoSpaceDN w:val="0"/>
              <w:adjustRightInd w:val="0"/>
              <w:rPr>
                <w:rFonts w:cs="Arial"/>
              </w:rPr>
            </w:pPr>
            <w:r w:rsidRPr="00E17509">
              <w:rPr>
                <w:rFonts w:ascii="Arial" w:hAnsi="Arial" w:cs="Arial"/>
                <w:lang w:val="es-CO"/>
              </w:rPr>
              <w:t xml:space="preserve">Apache </w:t>
            </w:r>
            <w:proofErr w:type="spellStart"/>
            <w:r w:rsidRPr="00E17509">
              <w:rPr>
                <w:rFonts w:ascii="Arial" w:hAnsi="Arial" w:cs="Arial"/>
                <w:lang w:val="es-CO"/>
              </w:rPr>
              <w:t>Tomcat</w:t>
            </w:r>
            <w:proofErr w:type="spellEnd"/>
            <w:r w:rsidRPr="00E17509">
              <w:rPr>
                <w:rFonts w:ascii="Arial" w:hAnsi="Arial" w:cs="Arial"/>
                <w:lang w:val="es-CO"/>
              </w:rPr>
              <w:t xml:space="preserve"> 7.0</w:t>
            </w:r>
          </w:p>
        </w:tc>
      </w:tr>
      <w:tr w:rsidR="00161189" w:rsidRPr="003B0C21" w:rsidTr="00161189">
        <w:tc>
          <w:tcPr>
            <w:tcW w:w="4219" w:type="dxa"/>
            <w:vAlign w:val="center"/>
          </w:tcPr>
          <w:p w:rsidR="00161189" w:rsidRPr="00E17509" w:rsidRDefault="00161189" w:rsidP="00E56913">
            <w:pPr>
              <w:pStyle w:val="GELParrafo"/>
              <w:spacing w:before="0"/>
              <w:jc w:val="left"/>
              <w:rPr>
                <w:rFonts w:cs="Arial"/>
                <w:sz w:val="20"/>
              </w:rPr>
            </w:pPr>
            <w:r w:rsidRPr="00E17509">
              <w:rPr>
                <w:rFonts w:cs="Arial"/>
                <w:sz w:val="20"/>
                <w:lang w:val="es-CO"/>
              </w:rPr>
              <w:lastRenderedPageBreak/>
              <w:t>Capa de Base de Datos</w:t>
            </w:r>
          </w:p>
        </w:tc>
        <w:tc>
          <w:tcPr>
            <w:tcW w:w="4678" w:type="dxa"/>
            <w:vAlign w:val="center"/>
          </w:tcPr>
          <w:p w:rsidR="00161189" w:rsidRPr="00E17509" w:rsidRDefault="00161189" w:rsidP="003427D9">
            <w:pPr>
              <w:pStyle w:val="GELParrafo"/>
              <w:numPr>
                <w:ilvl w:val="0"/>
                <w:numId w:val="10"/>
              </w:numPr>
              <w:spacing w:before="0"/>
              <w:jc w:val="left"/>
              <w:rPr>
                <w:rFonts w:cs="Arial"/>
                <w:sz w:val="20"/>
              </w:rPr>
            </w:pPr>
            <w:proofErr w:type="spellStart"/>
            <w:r w:rsidRPr="00E17509">
              <w:rPr>
                <w:rFonts w:cs="Arial"/>
                <w:sz w:val="20"/>
              </w:rPr>
              <w:t>MyS</w:t>
            </w:r>
            <w:r w:rsidR="003427D9" w:rsidRPr="00E17509">
              <w:rPr>
                <w:rFonts w:cs="Arial"/>
                <w:sz w:val="20"/>
              </w:rPr>
              <w:t>QL</w:t>
            </w:r>
            <w:proofErr w:type="spellEnd"/>
            <w:r w:rsidRPr="00E17509">
              <w:rPr>
                <w:rFonts w:cs="Arial"/>
                <w:sz w:val="20"/>
              </w:rPr>
              <w:t xml:space="preserve"> 5.6 o superior</w:t>
            </w:r>
          </w:p>
        </w:tc>
      </w:tr>
    </w:tbl>
    <w:p w:rsidR="00161189" w:rsidRDefault="00161189" w:rsidP="000B35EC"/>
    <w:p w:rsidR="009D7416" w:rsidRDefault="009D7416" w:rsidP="000B35EC"/>
    <w:p w:rsidR="009D7416" w:rsidRPr="009D7416" w:rsidRDefault="009D7416" w:rsidP="009D7416">
      <w:pPr>
        <w:pStyle w:val="GELTtulo2"/>
      </w:pPr>
      <w:bookmarkStart w:id="390" w:name="_Toc404584787"/>
      <w:r w:rsidRPr="009D7416">
        <w:t>ESPE</w:t>
      </w:r>
      <w:r w:rsidR="00EA225A">
        <w:t>CI</w:t>
      </w:r>
      <w:r w:rsidRPr="009D7416">
        <w:t>FICACIONES GENERALES DE LOS SERVIDORES</w:t>
      </w:r>
      <w:bookmarkEnd w:id="390"/>
    </w:p>
    <w:p w:rsidR="009D7416" w:rsidRPr="003D6198" w:rsidRDefault="009D7416" w:rsidP="009B3D28">
      <w:pPr>
        <w:pStyle w:val="Prrafodelista"/>
        <w:numPr>
          <w:ilvl w:val="0"/>
          <w:numId w:val="10"/>
        </w:numPr>
        <w:autoSpaceDE w:val="0"/>
        <w:autoSpaceDN w:val="0"/>
        <w:adjustRightInd w:val="0"/>
        <w:jc w:val="both"/>
        <w:rPr>
          <w:rFonts w:ascii="Arial" w:hAnsi="Arial" w:cs="Arial"/>
          <w:sz w:val="24"/>
          <w:szCs w:val="24"/>
        </w:rPr>
      </w:pPr>
      <w:r w:rsidRPr="009D7416">
        <w:rPr>
          <w:rFonts w:ascii="Arial" w:hAnsi="Arial" w:cs="Arial"/>
          <w:sz w:val="24"/>
          <w:szCs w:val="24"/>
          <w:lang w:val="es-CO"/>
        </w:rPr>
        <w:t xml:space="preserve">El servidor de la capa de aplicación y presentación debe contar con el sistema operativo Windows Server Estándar </w:t>
      </w:r>
      <w:proofErr w:type="spellStart"/>
      <w:r w:rsidRPr="009D7416">
        <w:rPr>
          <w:rFonts w:ascii="Arial" w:hAnsi="Arial" w:cs="Arial"/>
          <w:sz w:val="24"/>
          <w:szCs w:val="24"/>
          <w:lang w:val="es-CO"/>
        </w:rPr>
        <w:t>Edition</w:t>
      </w:r>
      <w:proofErr w:type="spellEnd"/>
      <w:r w:rsidRPr="009D7416">
        <w:rPr>
          <w:rFonts w:ascii="Arial" w:hAnsi="Arial" w:cs="Arial"/>
          <w:sz w:val="24"/>
          <w:szCs w:val="24"/>
          <w:lang w:val="es-CO"/>
        </w:rPr>
        <w:t xml:space="preserve"> versión 2008 instalado</w:t>
      </w:r>
      <w:r w:rsidR="003D6198">
        <w:rPr>
          <w:rFonts w:ascii="Arial" w:hAnsi="Arial" w:cs="Arial"/>
          <w:sz w:val="24"/>
          <w:szCs w:val="24"/>
          <w:lang w:val="es-CO"/>
        </w:rPr>
        <w:t xml:space="preserve"> </w:t>
      </w:r>
      <w:r w:rsidRPr="009D7416">
        <w:rPr>
          <w:rFonts w:ascii="Arial" w:hAnsi="Arial" w:cs="Arial"/>
          <w:sz w:val="24"/>
          <w:szCs w:val="24"/>
          <w:lang w:val="es-CO"/>
        </w:rPr>
        <w:t xml:space="preserve">en una unidad de almacenamiento independiente a la unidad de la capa de aplicación y presentación, en el que se instalará Internet </w:t>
      </w:r>
      <w:proofErr w:type="spellStart"/>
      <w:r w:rsidRPr="002A0B77">
        <w:rPr>
          <w:rFonts w:ascii="Arial" w:hAnsi="Arial" w:cs="Arial"/>
          <w:sz w:val="24"/>
          <w:szCs w:val="24"/>
          <w:lang w:val="es-CO"/>
        </w:rPr>
        <w:t>Information</w:t>
      </w:r>
      <w:proofErr w:type="spellEnd"/>
      <w:r w:rsidRPr="009D7416">
        <w:rPr>
          <w:rFonts w:ascii="Arial" w:hAnsi="Arial" w:cs="Arial"/>
          <w:sz w:val="24"/>
          <w:szCs w:val="24"/>
          <w:lang w:val="es-CO"/>
        </w:rPr>
        <w:t xml:space="preserve"> </w:t>
      </w:r>
      <w:proofErr w:type="spellStart"/>
      <w:r w:rsidRPr="002A0B77">
        <w:rPr>
          <w:rFonts w:ascii="Arial" w:hAnsi="Arial" w:cs="Arial"/>
          <w:sz w:val="24"/>
          <w:szCs w:val="24"/>
          <w:lang w:val="es-CO"/>
        </w:rPr>
        <w:t>Services</w:t>
      </w:r>
      <w:proofErr w:type="spellEnd"/>
      <w:r w:rsidRPr="009D7416">
        <w:rPr>
          <w:rFonts w:ascii="Arial" w:hAnsi="Arial" w:cs="Arial"/>
          <w:sz w:val="24"/>
          <w:szCs w:val="24"/>
          <w:lang w:val="es-CO"/>
        </w:rPr>
        <w:t xml:space="preserve"> versión 7, este quiere decir que se debe contar dos unidades lógicas de almacenamiento en el servidor.</w:t>
      </w:r>
    </w:p>
    <w:p w:rsidR="003D6198" w:rsidRPr="003D6198" w:rsidRDefault="003D6198" w:rsidP="009B3D28">
      <w:pPr>
        <w:pStyle w:val="Prrafodelista"/>
        <w:numPr>
          <w:ilvl w:val="0"/>
          <w:numId w:val="10"/>
        </w:numPr>
        <w:autoSpaceDE w:val="0"/>
        <w:autoSpaceDN w:val="0"/>
        <w:adjustRightInd w:val="0"/>
        <w:jc w:val="both"/>
        <w:rPr>
          <w:rFonts w:ascii="Arial" w:hAnsi="Arial" w:cs="Arial"/>
          <w:sz w:val="24"/>
          <w:szCs w:val="24"/>
        </w:rPr>
      </w:pPr>
      <w:r>
        <w:rPr>
          <w:rFonts w:ascii="Arial" w:hAnsi="Arial" w:cs="Arial"/>
          <w:sz w:val="24"/>
          <w:szCs w:val="24"/>
          <w:lang w:val="es-CO"/>
        </w:rPr>
        <w:t xml:space="preserve">En la segunda unidad se debe instalar </w:t>
      </w:r>
      <w:ins w:id="391" w:author="Interventoria" w:date="2014-11-24T08:35:00Z">
        <w:r w:rsidR="00AF74D2">
          <w:rPr>
            <w:rFonts w:ascii="Arial" w:hAnsi="Arial" w:cs="Arial"/>
            <w:sz w:val="24"/>
            <w:szCs w:val="24"/>
            <w:lang w:val="es-CO"/>
          </w:rPr>
          <w:t>“</w:t>
        </w:r>
      </w:ins>
      <w:del w:id="392" w:author="Interventoria" w:date="2014-11-24T08:35:00Z">
        <w:r w:rsidDel="00AF74D2">
          <w:rPr>
            <w:rFonts w:ascii="Arial" w:hAnsi="Arial" w:cs="Arial"/>
            <w:sz w:val="24"/>
            <w:szCs w:val="24"/>
            <w:lang w:val="es-CO"/>
          </w:rPr>
          <w:delText>”</w:delText>
        </w:r>
      </w:del>
      <w:r>
        <w:rPr>
          <w:rFonts w:ascii="Arial" w:hAnsi="Arial" w:cs="Arial"/>
          <w:sz w:val="24"/>
          <w:szCs w:val="24"/>
          <w:lang w:val="es-CO"/>
        </w:rPr>
        <w:t xml:space="preserve">Apache </w:t>
      </w:r>
      <w:proofErr w:type="spellStart"/>
      <w:r>
        <w:rPr>
          <w:rFonts w:ascii="Arial" w:hAnsi="Arial" w:cs="Arial"/>
          <w:sz w:val="24"/>
          <w:szCs w:val="24"/>
          <w:lang w:val="es-CO"/>
        </w:rPr>
        <w:t>Tomcat</w:t>
      </w:r>
      <w:proofErr w:type="spellEnd"/>
      <w:r>
        <w:rPr>
          <w:rFonts w:ascii="Arial" w:hAnsi="Arial" w:cs="Arial"/>
          <w:sz w:val="24"/>
          <w:szCs w:val="24"/>
          <w:lang w:val="es-CO"/>
        </w:rPr>
        <w:t xml:space="preserve"> 7.0” y se deben desplegar los servicios</w:t>
      </w:r>
      <w:r w:rsidR="00D75289">
        <w:rPr>
          <w:rFonts w:ascii="Arial" w:hAnsi="Arial" w:cs="Arial"/>
          <w:sz w:val="24"/>
          <w:szCs w:val="24"/>
          <w:lang w:val="es-CO"/>
        </w:rPr>
        <w:t xml:space="preserve"> creados para ser consumidos por la aplicación móvil de Elefantes Blancos</w:t>
      </w:r>
      <w:r>
        <w:rPr>
          <w:rFonts w:ascii="Arial" w:hAnsi="Arial" w:cs="Arial"/>
          <w:sz w:val="24"/>
          <w:szCs w:val="24"/>
          <w:lang w:val="es-CO"/>
        </w:rPr>
        <w:t>.</w:t>
      </w:r>
    </w:p>
    <w:p w:rsidR="003D6198" w:rsidRPr="009D7416" w:rsidRDefault="003D6198" w:rsidP="009B3D28">
      <w:pPr>
        <w:pStyle w:val="Prrafodelista"/>
        <w:numPr>
          <w:ilvl w:val="0"/>
          <w:numId w:val="10"/>
        </w:numPr>
        <w:autoSpaceDE w:val="0"/>
        <w:autoSpaceDN w:val="0"/>
        <w:adjustRightInd w:val="0"/>
        <w:jc w:val="both"/>
        <w:rPr>
          <w:rFonts w:ascii="Arial" w:hAnsi="Arial" w:cs="Arial"/>
          <w:sz w:val="24"/>
          <w:szCs w:val="24"/>
        </w:rPr>
      </w:pPr>
      <w:r>
        <w:rPr>
          <w:rFonts w:ascii="Arial" w:hAnsi="Arial" w:cs="Arial"/>
          <w:sz w:val="24"/>
          <w:szCs w:val="24"/>
        </w:rPr>
        <w:t>En la segunda unidad se debe crear la carpeta donde residirán las imágenes.</w:t>
      </w:r>
      <w:r w:rsidR="002C5048">
        <w:rPr>
          <w:rFonts w:ascii="Arial" w:hAnsi="Arial" w:cs="Arial"/>
          <w:sz w:val="24"/>
          <w:szCs w:val="24"/>
        </w:rPr>
        <w:t xml:space="preserve"> Está unidad debe tener una capacidad mínima de 100 </w:t>
      </w:r>
      <w:proofErr w:type="spellStart"/>
      <w:r w:rsidR="002C5048">
        <w:rPr>
          <w:rFonts w:ascii="Arial" w:hAnsi="Arial" w:cs="Arial"/>
          <w:sz w:val="24"/>
          <w:szCs w:val="24"/>
        </w:rPr>
        <w:t>GigaBytes</w:t>
      </w:r>
      <w:proofErr w:type="spellEnd"/>
      <w:r w:rsidR="002C5048">
        <w:rPr>
          <w:rFonts w:ascii="Arial" w:hAnsi="Arial" w:cs="Arial"/>
          <w:sz w:val="24"/>
          <w:szCs w:val="24"/>
        </w:rPr>
        <w:t>.</w:t>
      </w:r>
    </w:p>
    <w:p w:rsidR="003D6198" w:rsidRDefault="009D7416" w:rsidP="009B3D28">
      <w:pPr>
        <w:pStyle w:val="Prrafodelista"/>
        <w:numPr>
          <w:ilvl w:val="0"/>
          <w:numId w:val="10"/>
        </w:numPr>
        <w:autoSpaceDE w:val="0"/>
        <w:autoSpaceDN w:val="0"/>
        <w:adjustRightInd w:val="0"/>
        <w:jc w:val="both"/>
        <w:rPr>
          <w:rFonts w:ascii="Arial" w:hAnsi="Arial" w:cs="Arial"/>
          <w:sz w:val="24"/>
          <w:szCs w:val="24"/>
          <w:lang w:val="es-CO"/>
        </w:rPr>
      </w:pPr>
      <w:r w:rsidRPr="003D6198">
        <w:rPr>
          <w:rFonts w:ascii="Arial" w:hAnsi="Arial" w:cs="Arial"/>
          <w:sz w:val="24"/>
          <w:szCs w:val="24"/>
          <w:lang w:val="es-CO"/>
        </w:rPr>
        <w:t xml:space="preserve">El servidor de la capa de base de datos debe contar con el sistema operativo </w:t>
      </w:r>
      <w:r w:rsidR="00886EE7">
        <w:rPr>
          <w:rFonts w:ascii="Arial" w:hAnsi="Arial" w:cs="Arial"/>
          <w:sz w:val="24"/>
          <w:szCs w:val="24"/>
          <w:lang w:val="es-CO"/>
        </w:rPr>
        <w:t xml:space="preserve">Linux </w:t>
      </w:r>
      <w:r w:rsidR="003D6198" w:rsidRPr="003D6198">
        <w:rPr>
          <w:rFonts w:ascii="Arial" w:hAnsi="Arial" w:cs="Arial"/>
          <w:sz w:val="24"/>
          <w:szCs w:val="24"/>
          <w:lang w:val="es-CO"/>
        </w:rPr>
        <w:t>Red</w:t>
      </w:r>
      <w:r w:rsidR="007738A8">
        <w:rPr>
          <w:rFonts w:ascii="Arial" w:hAnsi="Arial" w:cs="Arial"/>
          <w:sz w:val="24"/>
          <w:szCs w:val="24"/>
          <w:lang w:val="es-CO"/>
        </w:rPr>
        <w:t xml:space="preserve"> </w:t>
      </w:r>
      <w:proofErr w:type="spellStart"/>
      <w:r w:rsidR="003D6198" w:rsidRPr="003D6198">
        <w:rPr>
          <w:rFonts w:ascii="Arial" w:hAnsi="Arial" w:cs="Arial"/>
          <w:sz w:val="24"/>
          <w:szCs w:val="24"/>
          <w:lang w:val="es-CO"/>
        </w:rPr>
        <w:t>Hat</w:t>
      </w:r>
      <w:proofErr w:type="spellEnd"/>
      <w:r w:rsidR="003D6198" w:rsidRPr="003D6198">
        <w:rPr>
          <w:rFonts w:ascii="Arial" w:hAnsi="Arial" w:cs="Arial"/>
          <w:sz w:val="24"/>
          <w:szCs w:val="24"/>
          <w:lang w:val="es-CO"/>
        </w:rPr>
        <w:t xml:space="preserve"> 6.4</w:t>
      </w:r>
      <w:r w:rsidRPr="003D6198">
        <w:rPr>
          <w:rFonts w:ascii="Arial" w:hAnsi="Arial" w:cs="Arial"/>
          <w:sz w:val="24"/>
          <w:szCs w:val="24"/>
          <w:lang w:val="es-CO"/>
        </w:rPr>
        <w:t xml:space="preserve"> instalado en una unidad de almacenamiento independiente a la unidad donde se almacenara</w:t>
      </w:r>
      <w:r w:rsidR="003D6198" w:rsidRPr="003D6198">
        <w:rPr>
          <w:rFonts w:ascii="Arial" w:hAnsi="Arial" w:cs="Arial"/>
          <w:sz w:val="24"/>
          <w:szCs w:val="24"/>
          <w:lang w:val="es-CO"/>
        </w:rPr>
        <w:t xml:space="preserve"> </w:t>
      </w:r>
      <w:r w:rsidRPr="003D6198">
        <w:rPr>
          <w:rFonts w:ascii="Arial" w:hAnsi="Arial" w:cs="Arial"/>
          <w:sz w:val="24"/>
          <w:szCs w:val="24"/>
          <w:lang w:val="es-CO"/>
        </w:rPr>
        <w:t xml:space="preserve">la base de </w:t>
      </w:r>
      <w:r w:rsidR="003D6198" w:rsidRPr="003D6198">
        <w:rPr>
          <w:rFonts w:ascii="Arial" w:hAnsi="Arial" w:cs="Arial"/>
          <w:sz w:val="24"/>
          <w:szCs w:val="24"/>
          <w:lang w:val="es-CO"/>
        </w:rPr>
        <w:t>datos que utilizará el sistema</w:t>
      </w:r>
      <w:r w:rsidRPr="003D6198">
        <w:rPr>
          <w:rFonts w:ascii="Arial" w:hAnsi="Arial" w:cs="Arial"/>
          <w:sz w:val="24"/>
          <w:szCs w:val="24"/>
          <w:lang w:val="es-CO"/>
        </w:rPr>
        <w:t>, este quiere decir que se debe</w:t>
      </w:r>
      <w:r w:rsidR="003D6198" w:rsidRPr="003D6198">
        <w:rPr>
          <w:rFonts w:ascii="Arial" w:hAnsi="Arial" w:cs="Arial"/>
          <w:sz w:val="24"/>
          <w:szCs w:val="24"/>
          <w:lang w:val="es-CO"/>
        </w:rPr>
        <w:t xml:space="preserve"> c</w:t>
      </w:r>
      <w:r w:rsidRPr="003D6198">
        <w:rPr>
          <w:rFonts w:ascii="Arial" w:hAnsi="Arial" w:cs="Arial"/>
          <w:sz w:val="24"/>
          <w:szCs w:val="24"/>
          <w:lang w:val="es-CO"/>
        </w:rPr>
        <w:t>ontar</w:t>
      </w:r>
      <w:r w:rsidR="003D6198" w:rsidRPr="003D6198">
        <w:rPr>
          <w:rFonts w:ascii="Arial" w:hAnsi="Arial" w:cs="Arial"/>
          <w:sz w:val="24"/>
          <w:szCs w:val="24"/>
          <w:lang w:val="es-CO"/>
        </w:rPr>
        <w:t xml:space="preserve"> </w:t>
      </w:r>
      <w:r w:rsidRPr="003D6198">
        <w:rPr>
          <w:rFonts w:ascii="Arial" w:hAnsi="Arial" w:cs="Arial"/>
          <w:sz w:val="24"/>
          <w:szCs w:val="24"/>
          <w:lang w:val="es-CO"/>
        </w:rPr>
        <w:t>dos unidades lógicas de almacenamiento en el servidor.</w:t>
      </w:r>
    </w:p>
    <w:p w:rsidR="003D6198" w:rsidRDefault="009D7416" w:rsidP="009B3D28">
      <w:pPr>
        <w:pStyle w:val="Prrafodelista"/>
        <w:numPr>
          <w:ilvl w:val="0"/>
          <w:numId w:val="10"/>
        </w:numPr>
        <w:autoSpaceDE w:val="0"/>
        <w:autoSpaceDN w:val="0"/>
        <w:adjustRightInd w:val="0"/>
        <w:jc w:val="both"/>
        <w:rPr>
          <w:rFonts w:ascii="Arial" w:hAnsi="Arial" w:cs="Arial"/>
          <w:sz w:val="24"/>
          <w:szCs w:val="24"/>
          <w:lang w:val="es-CO"/>
        </w:rPr>
      </w:pPr>
      <w:r w:rsidRPr="003D6198">
        <w:rPr>
          <w:rFonts w:ascii="Arial" w:hAnsi="Arial" w:cs="Arial"/>
          <w:sz w:val="24"/>
          <w:szCs w:val="24"/>
          <w:lang w:val="es-CO"/>
        </w:rPr>
        <w:t>Una cuenta de usuario administrador de todos los servidores así como las</w:t>
      </w:r>
      <w:r w:rsidR="003D6198" w:rsidRPr="003D6198">
        <w:rPr>
          <w:rFonts w:ascii="Arial" w:hAnsi="Arial" w:cs="Arial"/>
          <w:sz w:val="24"/>
          <w:szCs w:val="24"/>
          <w:lang w:val="es-CO"/>
        </w:rPr>
        <w:t xml:space="preserve"> </w:t>
      </w:r>
      <w:r w:rsidRPr="003D6198">
        <w:rPr>
          <w:rFonts w:ascii="Arial" w:hAnsi="Arial" w:cs="Arial"/>
          <w:sz w:val="24"/>
          <w:szCs w:val="24"/>
          <w:lang w:val="es-CO"/>
        </w:rPr>
        <w:t>direcciones IP de cada una de las tarjetas, las cuales deben ser provistas</w:t>
      </w:r>
      <w:r w:rsidR="003D6198" w:rsidRPr="003D6198">
        <w:rPr>
          <w:rFonts w:ascii="Arial" w:hAnsi="Arial" w:cs="Arial"/>
          <w:sz w:val="24"/>
          <w:szCs w:val="24"/>
          <w:lang w:val="es-CO"/>
        </w:rPr>
        <w:t xml:space="preserve"> </w:t>
      </w:r>
      <w:r w:rsidRPr="003D6198">
        <w:rPr>
          <w:rFonts w:ascii="Arial" w:hAnsi="Arial" w:cs="Arial"/>
          <w:sz w:val="24"/>
          <w:szCs w:val="24"/>
          <w:lang w:val="es-CO"/>
        </w:rPr>
        <w:t>por el centro de datos en el momento de la instalación.</w:t>
      </w:r>
    </w:p>
    <w:p w:rsidR="003D6198" w:rsidRDefault="009D7416" w:rsidP="009B3D28">
      <w:pPr>
        <w:pStyle w:val="Prrafodelista"/>
        <w:numPr>
          <w:ilvl w:val="0"/>
          <w:numId w:val="10"/>
        </w:numPr>
        <w:autoSpaceDE w:val="0"/>
        <w:autoSpaceDN w:val="0"/>
        <w:adjustRightInd w:val="0"/>
        <w:jc w:val="both"/>
        <w:rPr>
          <w:rFonts w:ascii="Arial" w:hAnsi="Arial" w:cs="Arial"/>
          <w:sz w:val="24"/>
          <w:szCs w:val="24"/>
          <w:lang w:val="es-CO"/>
        </w:rPr>
      </w:pPr>
      <w:r w:rsidRPr="003D6198">
        <w:rPr>
          <w:rFonts w:ascii="Arial" w:hAnsi="Arial" w:cs="Arial"/>
          <w:sz w:val="24"/>
          <w:szCs w:val="24"/>
          <w:lang w:val="es-CO"/>
        </w:rPr>
        <w:t xml:space="preserve">Contar con la contraseña del usuario administrador del Windows </w:t>
      </w:r>
      <w:r w:rsidR="00886EE7">
        <w:rPr>
          <w:rFonts w:ascii="Arial" w:hAnsi="Arial" w:cs="Arial"/>
          <w:sz w:val="24"/>
          <w:szCs w:val="24"/>
          <w:lang w:val="es-CO"/>
        </w:rPr>
        <w:t>S</w:t>
      </w:r>
      <w:r w:rsidR="00886EE7" w:rsidRPr="003D6198">
        <w:rPr>
          <w:rFonts w:ascii="Arial" w:hAnsi="Arial" w:cs="Arial"/>
          <w:sz w:val="24"/>
          <w:szCs w:val="24"/>
          <w:lang w:val="es-CO"/>
        </w:rPr>
        <w:t>erver</w:t>
      </w:r>
      <w:r w:rsidRPr="003D6198">
        <w:rPr>
          <w:rFonts w:ascii="Arial" w:hAnsi="Arial" w:cs="Arial"/>
          <w:sz w:val="24"/>
          <w:szCs w:val="24"/>
          <w:lang w:val="es-CO"/>
        </w:rPr>
        <w:t>.</w:t>
      </w:r>
    </w:p>
    <w:p w:rsidR="003D6198" w:rsidRDefault="003D6198" w:rsidP="009B3D28">
      <w:pPr>
        <w:pStyle w:val="Prrafodelista"/>
        <w:numPr>
          <w:ilvl w:val="0"/>
          <w:numId w:val="10"/>
        </w:numPr>
        <w:autoSpaceDE w:val="0"/>
        <w:autoSpaceDN w:val="0"/>
        <w:adjustRightInd w:val="0"/>
        <w:jc w:val="both"/>
        <w:rPr>
          <w:rFonts w:ascii="Arial" w:hAnsi="Arial" w:cs="Arial"/>
          <w:sz w:val="24"/>
          <w:szCs w:val="24"/>
          <w:lang w:val="es-CO"/>
        </w:rPr>
      </w:pPr>
      <w:r w:rsidRPr="003D6198">
        <w:rPr>
          <w:rFonts w:ascii="Arial" w:hAnsi="Arial" w:cs="Arial"/>
          <w:sz w:val="24"/>
          <w:szCs w:val="24"/>
          <w:lang w:val="es-CO"/>
        </w:rPr>
        <w:t xml:space="preserve">Contar con la contraseña del usuario administrador del </w:t>
      </w:r>
      <w:r w:rsidR="003427D9">
        <w:rPr>
          <w:rFonts w:ascii="Arial" w:hAnsi="Arial" w:cs="Arial"/>
          <w:sz w:val="24"/>
          <w:szCs w:val="24"/>
          <w:lang w:val="es-CO"/>
        </w:rPr>
        <w:t xml:space="preserve">Linux </w:t>
      </w:r>
      <w:r>
        <w:rPr>
          <w:rFonts w:ascii="Arial" w:hAnsi="Arial" w:cs="Arial"/>
          <w:sz w:val="24"/>
          <w:szCs w:val="24"/>
          <w:lang w:val="es-CO"/>
        </w:rPr>
        <w:t>Red</w:t>
      </w:r>
      <w:r w:rsidR="007738A8">
        <w:rPr>
          <w:rFonts w:ascii="Arial" w:hAnsi="Arial" w:cs="Arial"/>
          <w:sz w:val="24"/>
          <w:szCs w:val="24"/>
          <w:lang w:val="es-CO"/>
        </w:rPr>
        <w:t xml:space="preserve"> </w:t>
      </w:r>
      <w:proofErr w:type="spellStart"/>
      <w:r>
        <w:rPr>
          <w:rFonts w:ascii="Arial" w:hAnsi="Arial" w:cs="Arial"/>
          <w:sz w:val="24"/>
          <w:szCs w:val="24"/>
          <w:lang w:val="es-CO"/>
        </w:rPr>
        <w:t>Hat</w:t>
      </w:r>
      <w:proofErr w:type="spellEnd"/>
      <w:r w:rsidRPr="003D6198">
        <w:rPr>
          <w:rFonts w:ascii="Arial" w:hAnsi="Arial" w:cs="Arial"/>
          <w:sz w:val="24"/>
          <w:szCs w:val="24"/>
          <w:lang w:val="es-CO"/>
        </w:rPr>
        <w:t>.</w:t>
      </w:r>
    </w:p>
    <w:p w:rsidR="003D6198" w:rsidRDefault="009D7416" w:rsidP="009B3D28">
      <w:pPr>
        <w:pStyle w:val="Prrafodelista"/>
        <w:numPr>
          <w:ilvl w:val="0"/>
          <w:numId w:val="10"/>
        </w:numPr>
        <w:autoSpaceDE w:val="0"/>
        <w:autoSpaceDN w:val="0"/>
        <w:adjustRightInd w:val="0"/>
        <w:jc w:val="both"/>
        <w:rPr>
          <w:rFonts w:ascii="Arial" w:hAnsi="Arial" w:cs="Arial"/>
          <w:sz w:val="24"/>
          <w:szCs w:val="24"/>
          <w:lang w:val="es-CO"/>
        </w:rPr>
      </w:pPr>
      <w:r w:rsidRPr="003D6198">
        <w:rPr>
          <w:rFonts w:ascii="Arial" w:hAnsi="Arial" w:cs="Arial"/>
          <w:sz w:val="24"/>
          <w:szCs w:val="24"/>
          <w:lang w:val="es-CO"/>
        </w:rPr>
        <w:t>Contar con usuario administrador de base de datos.</w:t>
      </w:r>
    </w:p>
    <w:p w:rsidR="009D7416" w:rsidRPr="003D6198" w:rsidRDefault="009D7416" w:rsidP="009B3D28">
      <w:pPr>
        <w:pStyle w:val="Prrafodelista"/>
        <w:numPr>
          <w:ilvl w:val="0"/>
          <w:numId w:val="10"/>
        </w:numPr>
        <w:autoSpaceDE w:val="0"/>
        <w:autoSpaceDN w:val="0"/>
        <w:adjustRightInd w:val="0"/>
        <w:jc w:val="both"/>
        <w:rPr>
          <w:rFonts w:ascii="Arial" w:hAnsi="Arial" w:cs="Arial"/>
          <w:sz w:val="24"/>
          <w:szCs w:val="24"/>
        </w:rPr>
      </w:pPr>
      <w:r w:rsidRPr="003D6198">
        <w:rPr>
          <w:rFonts w:ascii="Arial" w:hAnsi="Arial" w:cs="Arial"/>
          <w:sz w:val="24"/>
          <w:szCs w:val="24"/>
          <w:lang w:val="es-CO"/>
        </w:rPr>
        <w:t xml:space="preserve">El Internet </w:t>
      </w:r>
      <w:proofErr w:type="spellStart"/>
      <w:r w:rsidRPr="003D6198">
        <w:rPr>
          <w:rFonts w:ascii="Arial" w:hAnsi="Arial" w:cs="Arial"/>
          <w:sz w:val="24"/>
          <w:szCs w:val="24"/>
          <w:lang w:val="es-CO"/>
        </w:rPr>
        <w:t>Infomation</w:t>
      </w:r>
      <w:proofErr w:type="spellEnd"/>
      <w:r w:rsidRPr="003D6198">
        <w:rPr>
          <w:rFonts w:ascii="Arial" w:hAnsi="Arial" w:cs="Arial"/>
          <w:sz w:val="24"/>
          <w:szCs w:val="24"/>
          <w:lang w:val="es-CO"/>
        </w:rPr>
        <w:t xml:space="preserve"> </w:t>
      </w:r>
      <w:proofErr w:type="spellStart"/>
      <w:r w:rsidRPr="003D6198">
        <w:rPr>
          <w:rFonts w:ascii="Arial" w:hAnsi="Arial" w:cs="Arial"/>
          <w:sz w:val="24"/>
          <w:szCs w:val="24"/>
          <w:lang w:val="es-CO"/>
        </w:rPr>
        <w:t>Services</w:t>
      </w:r>
      <w:proofErr w:type="spellEnd"/>
      <w:r w:rsidRPr="003D6198">
        <w:rPr>
          <w:rFonts w:ascii="Arial" w:hAnsi="Arial" w:cs="Arial"/>
          <w:sz w:val="24"/>
          <w:szCs w:val="24"/>
          <w:lang w:val="es-CO"/>
        </w:rPr>
        <w:t xml:space="preserve"> instalado y configurado en el servidor de la</w:t>
      </w:r>
      <w:r w:rsidR="003D6198" w:rsidRPr="003D6198">
        <w:rPr>
          <w:rFonts w:ascii="Arial" w:hAnsi="Arial" w:cs="Arial"/>
          <w:sz w:val="24"/>
          <w:szCs w:val="24"/>
          <w:lang w:val="es-CO"/>
        </w:rPr>
        <w:t xml:space="preserve"> </w:t>
      </w:r>
      <w:r w:rsidRPr="003D6198">
        <w:rPr>
          <w:rFonts w:ascii="Arial" w:hAnsi="Arial" w:cs="Arial"/>
          <w:sz w:val="24"/>
          <w:szCs w:val="24"/>
          <w:lang w:val="es-CO"/>
        </w:rPr>
        <w:t>capa de aplicación y presentación.</w:t>
      </w:r>
    </w:p>
    <w:p w:rsidR="003D6198" w:rsidRDefault="003D6198" w:rsidP="009B3D28">
      <w:pPr>
        <w:pStyle w:val="Prrafodelista"/>
        <w:numPr>
          <w:ilvl w:val="0"/>
          <w:numId w:val="10"/>
        </w:numPr>
        <w:autoSpaceDE w:val="0"/>
        <w:autoSpaceDN w:val="0"/>
        <w:adjustRightInd w:val="0"/>
        <w:jc w:val="both"/>
        <w:rPr>
          <w:rFonts w:ascii="Arial" w:hAnsi="Arial" w:cs="Arial"/>
          <w:sz w:val="24"/>
          <w:szCs w:val="24"/>
          <w:lang w:val="es-CO"/>
        </w:rPr>
      </w:pPr>
      <w:r w:rsidRPr="003D6198">
        <w:rPr>
          <w:rFonts w:ascii="Arial" w:hAnsi="Arial" w:cs="Arial"/>
          <w:sz w:val="24"/>
          <w:szCs w:val="24"/>
          <w:lang w:val="es-CO"/>
        </w:rPr>
        <w:t xml:space="preserve">El Apache </w:t>
      </w:r>
      <w:proofErr w:type="spellStart"/>
      <w:r w:rsidRPr="003D6198">
        <w:rPr>
          <w:rFonts w:ascii="Arial" w:hAnsi="Arial" w:cs="Arial"/>
          <w:sz w:val="24"/>
          <w:szCs w:val="24"/>
          <w:lang w:val="es-CO"/>
        </w:rPr>
        <w:t>Tomcat</w:t>
      </w:r>
      <w:proofErr w:type="spellEnd"/>
      <w:r w:rsidRPr="003D6198">
        <w:rPr>
          <w:rFonts w:ascii="Arial" w:hAnsi="Arial" w:cs="Arial"/>
          <w:sz w:val="24"/>
          <w:szCs w:val="24"/>
          <w:lang w:val="es-CO"/>
        </w:rPr>
        <w:t xml:space="preserve"> instalado y configurado en el servidor de la capa de aplicación y presentación.</w:t>
      </w:r>
    </w:p>
    <w:p w:rsidR="009D7416" w:rsidRDefault="009D7416" w:rsidP="009B3D28">
      <w:pPr>
        <w:pStyle w:val="Prrafodelista"/>
        <w:numPr>
          <w:ilvl w:val="0"/>
          <w:numId w:val="10"/>
        </w:numPr>
        <w:autoSpaceDE w:val="0"/>
        <w:autoSpaceDN w:val="0"/>
        <w:adjustRightInd w:val="0"/>
        <w:jc w:val="both"/>
        <w:rPr>
          <w:rFonts w:ascii="Arial" w:hAnsi="Arial" w:cs="Arial"/>
          <w:sz w:val="24"/>
          <w:szCs w:val="24"/>
          <w:lang w:val="es-CO"/>
        </w:rPr>
      </w:pPr>
      <w:r w:rsidRPr="003D6198">
        <w:rPr>
          <w:rFonts w:ascii="Arial" w:hAnsi="Arial" w:cs="Arial"/>
          <w:sz w:val="24"/>
          <w:szCs w:val="24"/>
          <w:lang w:val="es-CO"/>
        </w:rPr>
        <w:t>Se requiere tener instalado el Microsoft Framework .Net versión 4</w:t>
      </w:r>
      <w:r w:rsidR="003D6198" w:rsidRPr="003D6198">
        <w:rPr>
          <w:rFonts w:ascii="Arial" w:hAnsi="Arial" w:cs="Arial"/>
          <w:sz w:val="24"/>
          <w:szCs w:val="24"/>
          <w:lang w:val="es-CO"/>
        </w:rPr>
        <w:t>.5</w:t>
      </w:r>
      <w:r w:rsidRPr="003D6198">
        <w:rPr>
          <w:rFonts w:ascii="Arial" w:hAnsi="Arial" w:cs="Arial"/>
          <w:sz w:val="24"/>
          <w:szCs w:val="24"/>
          <w:lang w:val="es-CO"/>
        </w:rPr>
        <w:t xml:space="preserve"> en el</w:t>
      </w:r>
      <w:r w:rsidR="003D6198" w:rsidRPr="003D6198">
        <w:rPr>
          <w:rFonts w:ascii="Arial" w:hAnsi="Arial" w:cs="Arial"/>
          <w:sz w:val="24"/>
          <w:szCs w:val="24"/>
          <w:lang w:val="es-CO"/>
        </w:rPr>
        <w:t xml:space="preserve"> </w:t>
      </w:r>
      <w:r w:rsidRPr="003D6198">
        <w:rPr>
          <w:rFonts w:ascii="Arial" w:hAnsi="Arial" w:cs="Arial"/>
          <w:sz w:val="24"/>
          <w:szCs w:val="24"/>
          <w:lang w:val="es-CO"/>
        </w:rPr>
        <w:t>servidor de la capa de aplicación y presentación.</w:t>
      </w:r>
    </w:p>
    <w:p w:rsidR="003D6198" w:rsidRDefault="003D6198" w:rsidP="009B3D28">
      <w:pPr>
        <w:pStyle w:val="Prrafodelista"/>
        <w:numPr>
          <w:ilvl w:val="0"/>
          <w:numId w:val="10"/>
        </w:numPr>
        <w:autoSpaceDE w:val="0"/>
        <w:autoSpaceDN w:val="0"/>
        <w:adjustRightInd w:val="0"/>
        <w:jc w:val="both"/>
        <w:rPr>
          <w:rFonts w:ascii="Arial" w:hAnsi="Arial" w:cs="Arial"/>
          <w:sz w:val="24"/>
          <w:szCs w:val="24"/>
          <w:lang w:val="es-CO"/>
        </w:rPr>
      </w:pPr>
      <w:r w:rsidRPr="003D6198">
        <w:rPr>
          <w:rFonts w:ascii="Arial" w:hAnsi="Arial" w:cs="Arial"/>
          <w:sz w:val="24"/>
          <w:szCs w:val="24"/>
          <w:lang w:val="es-CO"/>
        </w:rPr>
        <w:t>Se requiere tener instalado el JDK 6.45 en el servidor de la capa de aplicación y presentación.</w:t>
      </w:r>
    </w:p>
    <w:p w:rsidR="003D6198" w:rsidRDefault="009D7416" w:rsidP="009B3D28">
      <w:pPr>
        <w:pStyle w:val="Prrafodelista"/>
        <w:numPr>
          <w:ilvl w:val="0"/>
          <w:numId w:val="10"/>
        </w:numPr>
        <w:autoSpaceDE w:val="0"/>
        <w:autoSpaceDN w:val="0"/>
        <w:adjustRightInd w:val="0"/>
        <w:jc w:val="both"/>
        <w:rPr>
          <w:rFonts w:ascii="Arial" w:hAnsi="Arial" w:cs="Arial"/>
          <w:sz w:val="24"/>
          <w:szCs w:val="24"/>
          <w:lang w:val="es-CO"/>
        </w:rPr>
      </w:pPr>
      <w:r w:rsidRPr="003D6198">
        <w:rPr>
          <w:rFonts w:ascii="Arial" w:hAnsi="Arial" w:cs="Arial"/>
          <w:sz w:val="24"/>
          <w:szCs w:val="24"/>
          <w:lang w:val="es-CO"/>
        </w:rPr>
        <w:lastRenderedPageBreak/>
        <w:t>Se debe disponer de una dirección IP pública, configurada para que pueda</w:t>
      </w:r>
      <w:r w:rsidR="003D6198" w:rsidRPr="003D6198">
        <w:rPr>
          <w:rFonts w:ascii="Arial" w:hAnsi="Arial" w:cs="Arial"/>
          <w:sz w:val="24"/>
          <w:szCs w:val="24"/>
          <w:lang w:val="es-CO"/>
        </w:rPr>
        <w:t xml:space="preserve"> </w:t>
      </w:r>
      <w:r w:rsidRPr="003D6198">
        <w:rPr>
          <w:rFonts w:ascii="Arial" w:hAnsi="Arial" w:cs="Arial"/>
          <w:sz w:val="24"/>
          <w:szCs w:val="24"/>
          <w:lang w:val="es-CO"/>
        </w:rPr>
        <w:t>ser consultada desde una IP externa.</w:t>
      </w:r>
    </w:p>
    <w:p w:rsidR="003D6198" w:rsidRDefault="009D7416" w:rsidP="009B3D28">
      <w:pPr>
        <w:pStyle w:val="Prrafodelista"/>
        <w:numPr>
          <w:ilvl w:val="0"/>
          <w:numId w:val="10"/>
        </w:numPr>
        <w:autoSpaceDE w:val="0"/>
        <w:autoSpaceDN w:val="0"/>
        <w:adjustRightInd w:val="0"/>
        <w:jc w:val="both"/>
        <w:rPr>
          <w:rFonts w:ascii="Arial" w:hAnsi="Arial" w:cs="Arial"/>
          <w:sz w:val="24"/>
          <w:szCs w:val="24"/>
          <w:lang w:val="es-CO"/>
        </w:rPr>
      </w:pPr>
      <w:r w:rsidRPr="003D6198">
        <w:rPr>
          <w:rFonts w:ascii="Arial" w:hAnsi="Arial" w:cs="Arial"/>
          <w:sz w:val="24"/>
          <w:szCs w:val="24"/>
          <w:lang w:val="es-CO"/>
        </w:rPr>
        <w:t>Los servidores deben contar con memoria RAM de 4GB</w:t>
      </w:r>
    </w:p>
    <w:p w:rsidR="009D7416" w:rsidRPr="008C2019" w:rsidRDefault="009D7416" w:rsidP="009B3D28">
      <w:pPr>
        <w:pStyle w:val="Prrafodelista"/>
        <w:numPr>
          <w:ilvl w:val="0"/>
          <w:numId w:val="10"/>
        </w:numPr>
        <w:autoSpaceDE w:val="0"/>
        <w:autoSpaceDN w:val="0"/>
        <w:adjustRightInd w:val="0"/>
        <w:jc w:val="both"/>
        <w:rPr>
          <w:rFonts w:ascii="Arial" w:hAnsi="Arial" w:cs="Arial"/>
          <w:sz w:val="24"/>
          <w:szCs w:val="24"/>
        </w:rPr>
      </w:pPr>
      <w:r w:rsidRPr="003D6198">
        <w:rPr>
          <w:rFonts w:ascii="Arial" w:hAnsi="Arial" w:cs="Arial"/>
          <w:sz w:val="24"/>
          <w:szCs w:val="24"/>
          <w:lang w:val="es-CO"/>
        </w:rPr>
        <w:t>En el servidor de la capa de aplicación y presentación debe estar</w:t>
      </w:r>
      <w:r w:rsidR="003D6198" w:rsidRPr="003D6198">
        <w:rPr>
          <w:rFonts w:ascii="Arial" w:hAnsi="Arial" w:cs="Arial"/>
          <w:sz w:val="24"/>
          <w:szCs w:val="24"/>
          <w:lang w:val="es-CO"/>
        </w:rPr>
        <w:t xml:space="preserve"> </w:t>
      </w:r>
      <w:r w:rsidRPr="003D6198">
        <w:rPr>
          <w:rFonts w:ascii="Arial" w:hAnsi="Arial" w:cs="Arial"/>
          <w:sz w:val="24"/>
          <w:szCs w:val="24"/>
          <w:lang w:val="es-CO"/>
        </w:rPr>
        <w:t>configurado y disponible el puerto 80</w:t>
      </w:r>
      <w:r w:rsidR="003D6198">
        <w:rPr>
          <w:rFonts w:ascii="Arial" w:hAnsi="Arial" w:cs="Arial"/>
          <w:sz w:val="24"/>
          <w:szCs w:val="24"/>
          <w:lang w:val="es-CO"/>
        </w:rPr>
        <w:t xml:space="preserve"> y 8080</w:t>
      </w:r>
      <w:r w:rsidRPr="003D6198">
        <w:rPr>
          <w:rFonts w:ascii="Arial" w:hAnsi="Arial" w:cs="Arial"/>
          <w:sz w:val="24"/>
          <w:szCs w:val="24"/>
          <w:lang w:val="es-CO"/>
        </w:rPr>
        <w:t xml:space="preserve"> </w:t>
      </w:r>
      <w:r w:rsidR="00886EE7">
        <w:rPr>
          <w:rFonts w:ascii="Arial" w:hAnsi="Arial" w:cs="Arial"/>
          <w:sz w:val="24"/>
          <w:szCs w:val="24"/>
          <w:lang w:val="es-CO"/>
        </w:rPr>
        <w:t>con salida</w:t>
      </w:r>
      <w:r w:rsidRPr="003D6198">
        <w:rPr>
          <w:rFonts w:ascii="Arial" w:hAnsi="Arial" w:cs="Arial"/>
          <w:sz w:val="24"/>
          <w:szCs w:val="24"/>
          <w:lang w:val="es-CO"/>
        </w:rPr>
        <w:t xml:space="preserve"> a </w:t>
      </w:r>
      <w:r w:rsidR="003427D9">
        <w:rPr>
          <w:rFonts w:ascii="Arial" w:hAnsi="Arial" w:cs="Arial"/>
          <w:sz w:val="24"/>
          <w:szCs w:val="24"/>
          <w:lang w:val="es-CO"/>
        </w:rPr>
        <w:t>I</w:t>
      </w:r>
      <w:r w:rsidR="003427D9" w:rsidRPr="003D6198">
        <w:rPr>
          <w:rFonts w:ascii="Arial" w:hAnsi="Arial" w:cs="Arial"/>
          <w:sz w:val="24"/>
          <w:szCs w:val="24"/>
          <w:lang w:val="es-CO"/>
        </w:rPr>
        <w:t>nternet</w:t>
      </w:r>
      <w:r w:rsidRPr="003D6198">
        <w:rPr>
          <w:rFonts w:ascii="Arial" w:hAnsi="Arial" w:cs="Arial"/>
          <w:sz w:val="24"/>
          <w:szCs w:val="24"/>
          <w:lang w:val="es-CO"/>
        </w:rPr>
        <w:t>.</w:t>
      </w:r>
    </w:p>
    <w:p w:rsidR="008C2019" w:rsidRDefault="008C2019" w:rsidP="008C2019">
      <w:pPr>
        <w:autoSpaceDE w:val="0"/>
        <w:autoSpaceDN w:val="0"/>
        <w:adjustRightInd w:val="0"/>
        <w:jc w:val="both"/>
        <w:rPr>
          <w:rFonts w:ascii="Arial" w:hAnsi="Arial" w:cs="Arial"/>
          <w:sz w:val="24"/>
          <w:szCs w:val="24"/>
        </w:rPr>
      </w:pPr>
    </w:p>
    <w:p w:rsidR="008C2019" w:rsidRDefault="008C2019" w:rsidP="008C2019">
      <w:pPr>
        <w:autoSpaceDE w:val="0"/>
        <w:autoSpaceDN w:val="0"/>
        <w:adjustRightInd w:val="0"/>
        <w:jc w:val="both"/>
        <w:rPr>
          <w:rFonts w:ascii="Arial" w:hAnsi="Arial" w:cs="Arial"/>
          <w:sz w:val="24"/>
          <w:szCs w:val="24"/>
        </w:rPr>
      </w:pPr>
    </w:p>
    <w:p w:rsidR="008C2019" w:rsidRDefault="008C2019" w:rsidP="008C2019">
      <w:pPr>
        <w:autoSpaceDE w:val="0"/>
        <w:autoSpaceDN w:val="0"/>
        <w:adjustRightInd w:val="0"/>
        <w:jc w:val="both"/>
        <w:rPr>
          <w:rFonts w:ascii="Arial" w:hAnsi="Arial" w:cs="Arial"/>
          <w:sz w:val="24"/>
          <w:szCs w:val="24"/>
        </w:rPr>
      </w:pPr>
      <w:r>
        <w:rPr>
          <w:noProof/>
          <w:color w:val="548DD4" w:themeColor="text2" w:themeTint="99"/>
          <w:lang w:val="es-CO" w:eastAsia="es-CO"/>
        </w:rPr>
        <w:drawing>
          <wp:inline distT="0" distB="0" distL="0" distR="0" wp14:anchorId="052157F5" wp14:editId="6B380C85">
            <wp:extent cx="5613400" cy="4546600"/>
            <wp:effectExtent l="0" t="0" r="635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3400" cy="4546600"/>
                    </a:xfrm>
                    <a:prstGeom prst="rect">
                      <a:avLst/>
                    </a:prstGeom>
                    <a:noFill/>
                    <a:ln>
                      <a:noFill/>
                    </a:ln>
                  </pic:spPr>
                </pic:pic>
              </a:graphicData>
            </a:graphic>
          </wp:inline>
        </w:drawing>
      </w:r>
    </w:p>
    <w:p w:rsidR="00FB48D8" w:rsidRPr="003B3433" w:rsidRDefault="00FB48D8" w:rsidP="00FB48D8">
      <w:pPr>
        <w:pStyle w:val="Epgrafe"/>
        <w:jc w:val="center"/>
        <w:rPr>
          <w:rFonts w:ascii="Arial" w:hAnsi="Arial" w:cs="Arial"/>
          <w:i/>
          <w:color w:val="000000" w:themeColor="text1"/>
          <w:sz w:val="20"/>
          <w:szCs w:val="20"/>
        </w:rPr>
      </w:pPr>
      <w:r>
        <w:rPr>
          <w:rFonts w:ascii="Arial" w:hAnsi="Arial" w:cs="Arial"/>
          <w:bCs w:val="0"/>
          <w:iCs/>
          <w:sz w:val="24"/>
          <w:szCs w:val="24"/>
          <w:lang w:val="es-CO"/>
        </w:rPr>
        <w:t xml:space="preserve"> </w:t>
      </w:r>
      <w:bookmarkStart w:id="393" w:name="_Toc404584823"/>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2</w:t>
      </w:r>
      <w:r w:rsidRPr="003B3433">
        <w:rPr>
          <w:rFonts w:ascii="Arial" w:hAnsi="Arial" w:cs="Arial"/>
          <w:i/>
          <w:color w:val="auto"/>
          <w:sz w:val="20"/>
          <w:szCs w:val="20"/>
        </w:rPr>
        <w:fldChar w:fldCharType="end"/>
      </w:r>
      <w:r>
        <w:rPr>
          <w:rFonts w:ascii="Arial" w:hAnsi="Arial" w:cs="Arial"/>
          <w:i/>
          <w:color w:val="auto"/>
          <w:sz w:val="20"/>
          <w:szCs w:val="20"/>
        </w:rPr>
        <w:t>. Despliegue de la Aplicación</w:t>
      </w:r>
      <w:bookmarkEnd w:id="393"/>
    </w:p>
    <w:p w:rsidR="008C2019" w:rsidRDefault="008C2019" w:rsidP="008C2019">
      <w:pPr>
        <w:rPr>
          <w:rFonts w:ascii="Arial" w:hAnsi="Arial" w:cs="Arial"/>
          <w:bCs/>
          <w:iCs/>
          <w:sz w:val="24"/>
          <w:szCs w:val="24"/>
          <w:lang w:val="es-CO"/>
        </w:rPr>
      </w:pPr>
    </w:p>
    <w:p w:rsidR="008C2019" w:rsidRDefault="008C2019" w:rsidP="008C2019">
      <w:pPr>
        <w:rPr>
          <w:rFonts w:ascii="Arial" w:hAnsi="Arial" w:cs="Arial"/>
          <w:bCs/>
          <w:iCs/>
          <w:sz w:val="24"/>
          <w:szCs w:val="24"/>
          <w:lang w:val="es-CO"/>
        </w:rPr>
      </w:pPr>
    </w:p>
    <w:p w:rsidR="00ED78DD" w:rsidRDefault="00EB40DC" w:rsidP="008721F9">
      <w:pPr>
        <w:pStyle w:val="GELTtulo1"/>
      </w:pPr>
      <w:bookmarkStart w:id="394" w:name="_Toc404584788"/>
      <w:bookmarkEnd w:id="371"/>
      <w:r>
        <w:lastRenderedPageBreak/>
        <w:t>PREPARACIÓN DE USUARIOS Y ARCHIVOS DE INSTALACIÓN</w:t>
      </w:r>
      <w:bookmarkEnd w:id="394"/>
    </w:p>
    <w:p w:rsidR="00DE2A8D" w:rsidRPr="00F66053" w:rsidRDefault="00F66053" w:rsidP="00DE2A8D">
      <w:pPr>
        <w:pStyle w:val="GELParrafo"/>
        <w:keepNext/>
        <w:framePr w:dropCap="drop" w:lines="4" w:h="916" w:hRule="exact" w:wrap="around" w:vAnchor="text" w:hAnchor="text"/>
        <w:spacing w:before="0" w:line="916" w:lineRule="exact"/>
        <w:textAlignment w:val="baseline"/>
        <w:rPr>
          <w:rFonts w:cs="Arial"/>
          <w:position w:val="-13"/>
          <w:sz w:val="116"/>
        </w:rPr>
      </w:pPr>
      <w:r w:rsidRPr="00F66053">
        <w:rPr>
          <w:rFonts w:cs="Arial"/>
          <w:position w:val="-13"/>
          <w:sz w:val="116"/>
        </w:rPr>
        <w:t>P</w:t>
      </w:r>
    </w:p>
    <w:p w:rsidR="00483B68" w:rsidRPr="00F66053" w:rsidRDefault="00F66053" w:rsidP="00F66053">
      <w:pPr>
        <w:pStyle w:val="GELParrafo"/>
      </w:pPr>
      <w:r w:rsidRPr="00F66053">
        <w:t>ara la instalación del prototipo no se requiere la creación o preparación de usuarios, respecto a los archivos de instalación estos se relacionan en el numeral 5 y 6 de este documento.</w:t>
      </w:r>
    </w:p>
    <w:p w:rsidR="00483B68" w:rsidRDefault="00483B68" w:rsidP="00483B68">
      <w:pPr>
        <w:rPr>
          <w:rFonts w:ascii="Tahoma" w:hAnsi="Tahoma"/>
          <w:b/>
          <w:caps/>
          <w:sz w:val="24"/>
        </w:rPr>
      </w:pPr>
    </w:p>
    <w:p w:rsidR="00DE2A8D" w:rsidRDefault="00DE2A8D" w:rsidP="00DE2A8D">
      <w:pPr>
        <w:pStyle w:val="GELParrafo"/>
      </w:pPr>
    </w:p>
    <w:p w:rsidR="00DE2A8D" w:rsidRDefault="00DE2A8D" w:rsidP="00DE2A8D">
      <w:pPr>
        <w:pStyle w:val="GELParrafo"/>
      </w:pPr>
    </w:p>
    <w:p w:rsidR="00DE2A8D" w:rsidRDefault="00DE2A8D" w:rsidP="00DE2A8D">
      <w:pPr>
        <w:pStyle w:val="GELParrafo"/>
      </w:pPr>
    </w:p>
    <w:p w:rsidR="00DE2A8D" w:rsidRDefault="00DE2A8D" w:rsidP="00DE2A8D">
      <w:pPr>
        <w:pStyle w:val="GELParrafo"/>
      </w:pPr>
    </w:p>
    <w:p w:rsidR="00322F17" w:rsidRDefault="00322F17" w:rsidP="00A17EFE">
      <w:pPr>
        <w:pStyle w:val="GELParrafo"/>
      </w:pPr>
    </w:p>
    <w:p w:rsidR="008270C6" w:rsidRDefault="008270C6">
      <w:pPr>
        <w:pStyle w:val="GELParrafo"/>
      </w:pPr>
    </w:p>
    <w:p w:rsidR="008270C6" w:rsidRDefault="008270C6">
      <w:pPr>
        <w:pStyle w:val="GELParrafo"/>
      </w:pPr>
    </w:p>
    <w:p w:rsidR="008270C6" w:rsidRDefault="008270C6">
      <w:pPr>
        <w:pStyle w:val="GELParrafo"/>
      </w:pPr>
    </w:p>
    <w:p w:rsidR="008270C6" w:rsidRDefault="008270C6">
      <w:pPr>
        <w:pStyle w:val="GELParrafo"/>
      </w:pPr>
    </w:p>
    <w:p w:rsidR="008270C6" w:rsidRDefault="008270C6">
      <w:pPr>
        <w:pStyle w:val="GELParrafo"/>
      </w:pPr>
    </w:p>
    <w:p w:rsidR="008270C6" w:rsidRDefault="008270C6">
      <w:pPr>
        <w:pStyle w:val="GELParrafo"/>
      </w:pPr>
    </w:p>
    <w:p w:rsidR="008270C6" w:rsidRDefault="008270C6">
      <w:pPr>
        <w:pStyle w:val="GELParrafo"/>
      </w:pPr>
    </w:p>
    <w:p w:rsidR="008270C6" w:rsidRDefault="008270C6">
      <w:pPr>
        <w:pStyle w:val="GELParrafo"/>
      </w:pPr>
    </w:p>
    <w:p w:rsidR="008270C6" w:rsidRDefault="008270C6">
      <w:pPr>
        <w:pStyle w:val="GELParrafo"/>
      </w:pPr>
    </w:p>
    <w:p w:rsidR="008270C6" w:rsidRDefault="008270C6">
      <w:pPr>
        <w:pStyle w:val="GELParrafo"/>
      </w:pPr>
    </w:p>
    <w:p w:rsidR="00BC1499" w:rsidRDefault="00BC1499" w:rsidP="00BC1499">
      <w:pPr>
        <w:pStyle w:val="GELTtulo1"/>
      </w:pPr>
      <w:bookmarkStart w:id="395" w:name="_Toc404584789"/>
      <w:r>
        <w:lastRenderedPageBreak/>
        <w:t>PROCESO DE CREACIÓN Y CONFIGURACIÓN DE BASE DE DATOS</w:t>
      </w:r>
      <w:bookmarkEnd w:id="395"/>
    </w:p>
    <w:p w:rsidR="00F66053" w:rsidRDefault="00F66053" w:rsidP="00F66053">
      <w:pPr>
        <w:pStyle w:val="GELTtulo2"/>
        <w:numPr>
          <w:ilvl w:val="1"/>
          <w:numId w:val="1"/>
        </w:numPr>
      </w:pPr>
      <w:bookmarkStart w:id="396" w:name="_Toc404584790"/>
      <w:r>
        <w:t>i</w:t>
      </w:r>
      <w:r w:rsidRPr="006E4DE9">
        <w:t>NSTALAR SERVIDOR DE BASE DE DATOS</w:t>
      </w:r>
      <w:bookmarkEnd w:id="396"/>
    </w:p>
    <w:p w:rsidR="00F66053" w:rsidRDefault="00F66053" w:rsidP="00F66053">
      <w:pPr>
        <w:pStyle w:val="GELParrafo"/>
      </w:pPr>
      <w:r w:rsidRPr="00F3450C">
        <w:t xml:space="preserve">Es necesario que el servidor de base de datos permita el ingreso a los servidores de presentación a través del puerto 3306, una vez verifique este requisito </w:t>
      </w:r>
      <w:r>
        <w:t>con el comando telnet</w:t>
      </w:r>
      <w:r w:rsidRPr="00F3450C">
        <w:t xml:space="preserve">, </w:t>
      </w:r>
      <w:r>
        <w:t>i</w:t>
      </w:r>
      <w:r w:rsidRPr="00006CF8">
        <w:t>ngrese al servidor de base de datos con la cuenta de administrador (</w:t>
      </w:r>
      <w:proofErr w:type="spellStart"/>
      <w:r w:rsidRPr="00006CF8">
        <w:t>root</w:t>
      </w:r>
      <w:proofErr w:type="spellEnd"/>
      <w:r w:rsidRPr="00006CF8">
        <w:t>), y proceda a ejecutar los siguientes comandos</w:t>
      </w:r>
      <w:r>
        <w:t xml:space="preserve"> que se describen en los siguientes párrafos.</w:t>
      </w:r>
    </w:p>
    <w:p w:rsidR="00F66053" w:rsidRDefault="00F66053" w:rsidP="00F66053">
      <w:pPr>
        <w:pStyle w:val="GELTtulo3"/>
        <w:numPr>
          <w:ilvl w:val="2"/>
          <w:numId w:val="1"/>
        </w:numPr>
      </w:pPr>
      <w:bookmarkStart w:id="397" w:name="_Toc368663515"/>
      <w:bookmarkStart w:id="398" w:name="_Toc404584791"/>
      <w:r>
        <w:t xml:space="preserve">Instalación </w:t>
      </w:r>
      <w:bookmarkEnd w:id="397"/>
      <w:proofErr w:type="spellStart"/>
      <w:r w:rsidR="003427D9">
        <w:t>M</w:t>
      </w:r>
      <w:r w:rsidR="003427D9">
        <w:rPr>
          <w:caps w:val="0"/>
        </w:rPr>
        <w:t>y</w:t>
      </w:r>
      <w:r w:rsidR="003427D9">
        <w:t>SQL</w:t>
      </w:r>
      <w:bookmarkEnd w:id="398"/>
      <w:proofErr w:type="spellEnd"/>
    </w:p>
    <w:p w:rsidR="008954F8" w:rsidRDefault="008954F8" w:rsidP="00F66053">
      <w:pPr>
        <w:pStyle w:val="GELParrafo"/>
      </w:pPr>
      <w:r>
        <w:t xml:space="preserve">Edite el archivo de configuración de </w:t>
      </w:r>
      <w:ins w:id="399" w:author="Interventoria" w:date="2014-11-24T08:36:00Z">
        <w:r w:rsidR="00AF74D2">
          <w:t>SELINUX</w:t>
        </w:r>
      </w:ins>
      <w:del w:id="400" w:author="Interventoria" w:date="2014-11-24T08:36:00Z">
        <w:r w:rsidDel="00AF74D2">
          <w:delText xml:space="preserve">Selinux </w:delText>
        </w:r>
      </w:del>
    </w:p>
    <w:p w:rsidR="008954F8" w:rsidRDefault="008954F8" w:rsidP="00F66053">
      <w:pPr>
        <w:pStyle w:val="GELParrafo"/>
      </w:pPr>
    </w:p>
    <w:p w:rsidR="008954F8" w:rsidRDefault="008954F8" w:rsidP="00E1750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pPr>
      <w:proofErr w:type="gramStart"/>
      <w:r>
        <w:t>vi</w:t>
      </w:r>
      <w:proofErr w:type="gramEnd"/>
      <w:r>
        <w:t xml:space="preserve"> </w:t>
      </w:r>
      <w:r w:rsidRPr="008954F8">
        <w:t xml:space="preserve"> /</w:t>
      </w:r>
      <w:proofErr w:type="spellStart"/>
      <w:r w:rsidRPr="008954F8">
        <w:t>etc</w:t>
      </w:r>
      <w:proofErr w:type="spellEnd"/>
      <w:r w:rsidRPr="008954F8">
        <w:t>/</w:t>
      </w:r>
      <w:proofErr w:type="spellStart"/>
      <w:r w:rsidRPr="008954F8">
        <w:t>selinux</w:t>
      </w:r>
      <w:proofErr w:type="spellEnd"/>
      <w:r w:rsidRPr="008954F8">
        <w:t>/</w:t>
      </w:r>
      <w:proofErr w:type="spellStart"/>
      <w:r w:rsidRPr="008954F8">
        <w:t>config</w:t>
      </w:r>
      <w:proofErr w:type="spellEnd"/>
    </w:p>
    <w:p w:rsidR="008954F8" w:rsidRDefault="008954F8" w:rsidP="00F66053">
      <w:pPr>
        <w:pStyle w:val="GELParrafo"/>
      </w:pPr>
      <w:r>
        <w:t xml:space="preserve">Y  configure la variable SELINUX como </w:t>
      </w:r>
      <w:proofErr w:type="spellStart"/>
      <w:r>
        <w:t>disabled</w:t>
      </w:r>
      <w:proofErr w:type="spellEnd"/>
      <w:r>
        <w:t>, con esto la administración de la seguridad de los archivos serán bajo la metodóloga de Linux</w:t>
      </w:r>
      <w:proofErr w:type="gramStart"/>
      <w:r>
        <w:t>..</w:t>
      </w:r>
      <w:proofErr w:type="gramEnd"/>
    </w:p>
    <w:p w:rsidR="008954F8" w:rsidRDefault="008954F8" w:rsidP="00F66053">
      <w:pPr>
        <w:pStyle w:val="GELParrafo"/>
      </w:pPr>
    </w:p>
    <w:p w:rsidR="008954F8" w:rsidRDefault="008954F8" w:rsidP="00E17509">
      <w:pPr>
        <w:pBdr>
          <w:top w:val="dashed" w:sz="6" w:space="0" w:color="CCCCCC"/>
          <w:left w:val="dashed" w:sz="6" w:space="0" w:color="CCCCCC"/>
          <w:bottom w:val="dashed" w:sz="6" w:space="0" w:color="CCCCCC"/>
          <w:right w:val="dashed" w:sz="6" w:space="0" w:color="CCCCCC"/>
        </w:pBdr>
        <w:shd w:val="clear" w:color="auto" w:fill="FDE9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pPr>
      <w:r w:rsidRPr="008954F8">
        <w:t>SELINUX=</w:t>
      </w:r>
      <w:proofErr w:type="spellStart"/>
      <w:r w:rsidRPr="008954F8">
        <w:t>disabled</w:t>
      </w:r>
      <w:proofErr w:type="spellEnd"/>
      <w:r>
        <w:t xml:space="preserve"> </w:t>
      </w:r>
    </w:p>
    <w:p w:rsidR="008954F8" w:rsidRDefault="008954F8" w:rsidP="00F66053">
      <w:pPr>
        <w:pStyle w:val="GELParrafo"/>
      </w:pPr>
    </w:p>
    <w:p w:rsidR="00F66053" w:rsidRDefault="00F66053" w:rsidP="00F66053">
      <w:pPr>
        <w:pStyle w:val="GELParrafo"/>
      </w:pPr>
      <w:r>
        <w:t xml:space="preserve">Baje del portal de </w:t>
      </w:r>
      <w:proofErr w:type="spellStart"/>
      <w:r w:rsidR="008363A2">
        <w:t>M</w:t>
      </w:r>
      <w:r>
        <w:t>y</w:t>
      </w:r>
      <w:r w:rsidR="008363A2">
        <w:t>SQL</w:t>
      </w:r>
      <w:proofErr w:type="spellEnd"/>
      <w:r>
        <w:t xml:space="preserve"> </w:t>
      </w:r>
      <w:r w:rsidR="00886EE7">
        <w:t xml:space="preserve">(http://www.mysql.com) </w:t>
      </w:r>
      <w:r>
        <w:t xml:space="preserve">el paquete de </w:t>
      </w:r>
      <w:proofErr w:type="spellStart"/>
      <w:r>
        <w:t>My</w:t>
      </w:r>
      <w:r w:rsidR="008363A2">
        <w:t>SQL</w:t>
      </w:r>
      <w:proofErr w:type="spellEnd"/>
      <w:r w:rsidR="008363A2">
        <w:t xml:space="preserve"> </w:t>
      </w:r>
      <w:r>
        <w:t>5.6</w:t>
      </w:r>
      <w:r w:rsidRPr="00FB0524">
        <w:t>.</w:t>
      </w:r>
      <w:r>
        <w:t xml:space="preserve">13 para el sistema operativo correspondientes (en el CD lo encuentra en la ruta </w:t>
      </w:r>
      <w:r w:rsidRPr="00B55F30">
        <w:t>\Instala</w:t>
      </w:r>
      <w:r w:rsidR="00A35E74">
        <w:t>dores</w:t>
      </w:r>
      <w:r w:rsidRPr="00B55F30">
        <w:t>\Base de datos</w:t>
      </w:r>
      <w:r>
        <w:t>)</w:t>
      </w:r>
    </w:p>
    <w:p w:rsidR="00F66053" w:rsidRDefault="00F66053" w:rsidP="00F66053">
      <w:pPr>
        <w:pStyle w:val="GELParrafo"/>
      </w:pPr>
    </w:p>
    <w:p w:rsidR="008954F8" w:rsidRPr="00E17509" w:rsidRDefault="008954F8"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proofErr w:type="spellStart"/>
      <w:proofErr w:type="gramStart"/>
      <w:r w:rsidRPr="00E17509">
        <w:rPr>
          <w:lang w:val="en-US"/>
        </w:rPr>
        <w:t>mkdir</w:t>
      </w:r>
      <w:proofErr w:type="spellEnd"/>
      <w:r w:rsidRPr="00E17509">
        <w:rPr>
          <w:lang w:val="en-US"/>
        </w:rPr>
        <w:t xml:space="preserve">  /</w:t>
      </w:r>
      <w:proofErr w:type="gramEnd"/>
      <w:r w:rsidRPr="00E17509">
        <w:rPr>
          <w:lang w:val="en-US"/>
        </w:rPr>
        <w:t>root/sources</w:t>
      </w:r>
    </w:p>
    <w:p w:rsidR="00F66053" w:rsidRPr="00E17509"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proofErr w:type="gramStart"/>
      <w:r w:rsidRPr="00E17509">
        <w:rPr>
          <w:lang w:val="en-US"/>
        </w:rPr>
        <w:t>cd</w:t>
      </w:r>
      <w:proofErr w:type="gramEnd"/>
      <w:r w:rsidRPr="00E17509">
        <w:rPr>
          <w:lang w:val="en-US"/>
        </w:rPr>
        <w:t xml:space="preserve"> /root/sources</w:t>
      </w:r>
    </w:p>
    <w:p w:rsidR="00F66053" w:rsidRPr="00E17509" w:rsidRDefault="00110C3B"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proofErr w:type="spellStart"/>
      <w:proofErr w:type="gramStart"/>
      <w:ins w:id="401" w:author="Carolina Fajardo" w:date="2014-11-20T10:34:00Z">
        <w:r>
          <w:rPr>
            <w:lang w:val="en-US"/>
          </w:rPr>
          <w:t>wget</w:t>
        </w:r>
        <w:proofErr w:type="spellEnd"/>
        <w:proofErr w:type="gramEnd"/>
        <w:r>
          <w:rPr>
            <w:lang w:val="en-US"/>
          </w:rPr>
          <w:t xml:space="preserve"> </w:t>
        </w:r>
      </w:ins>
      <w:r w:rsidR="00F66053" w:rsidRPr="00E17509">
        <w:rPr>
          <w:lang w:val="en-US"/>
        </w:rPr>
        <w:t>http://dev.mysql.com/get/Downloads/MySQL-5.6/MySQL-5.6.13-1.el6.x86_64.rpm-bundle.tar/from/http://cdn.mysql.com/</w:t>
      </w:r>
    </w:p>
    <w:p w:rsidR="00F66053" w:rsidRDefault="00F66053" w:rsidP="00F66053">
      <w:pPr>
        <w:pStyle w:val="GELParrafo"/>
        <w:spacing w:after="240"/>
      </w:pPr>
      <w:r>
        <w:t>Descomprima el paquete e instálele la base de datos</w:t>
      </w:r>
    </w:p>
    <w:p w:rsidR="00F66053" w:rsidRPr="00191D66"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s-CO"/>
        </w:rPr>
      </w:pPr>
      <w:proofErr w:type="spellStart"/>
      <w:proofErr w:type="gramStart"/>
      <w:r w:rsidRPr="00191D66">
        <w:rPr>
          <w:lang w:val="es-CO"/>
        </w:rPr>
        <w:lastRenderedPageBreak/>
        <w:t>tar</w:t>
      </w:r>
      <w:proofErr w:type="spellEnd"/>
      <w:proofErr w:type="gramEnd"/>
      <w:r w:rsidRPr="00191D66">
        <w:rPr>
          <w:lang w:val="es-CO"/>
        </w:rPr>
        <w:t xml:space="preserve"> </w:t>
      </w:r>
      <w:r w:rsidR="003427D9">
        <w:rPr>
          <w:lang w:val="es-CO"/>
        </w:rPr>
        <w:t>-</w:t>
      </w:r>
      <w:proofErr w:type="spellStart"/>
      <w:r w:rsidRPr="00191D66">
        <w:rPr>
          <w:lang w:val="es-CO"/>
        </w:rPr>
        <w:t>xvf</w:t>
      </w:r>
      <w:proofErr w:type="spellEnd"/>
      <w:r w:rsidRPr="00191D66">
        <w:rPr>
          <w:lang w:val="es-CO"/>
        </w:rPr>
        <w:t xml:space="preserve">  MySQL-5.6.13-1.el6.x86_64.rpm-bundle.tar</w:t>
      </w:r>
    </w:p>
    <w:p w:rsidR="00F66053" w:rsidRPr="00B55F30"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proofErr w:type="gramStart"/>
      <w:r w:rsidRPr="00191D66">
        <w:rPr>
          <w:lang w:val="en-US"/>
        </w:rPr>
        <w:t>rpm</w:t>
      </w:r>
      <w:proofErr w:type="gramEnd"/>
      <w:r w:rsidRPr="00191D66">
        <w:rPr>
          <w:lang w:val="en-US"/>
        </w:rPr>
        <w:t xml:space="preserve"> -</w:t>
      </w:r>
      <w:proofErr w:type="spellStart"/>
      <w:r w:rsidRPr="00191D66">
        <w:rPr>
          <w:lang w:val="en-US"/>
        </w:rPr>
        <w:t>ivh</w:t>
      </w:r>
      <w:proofErr w:type="spellEnd"/>
      <w:r w:rsidRPr="00191D66">
        <w:rPr>
          <w:lang w:val="en-US"/>
        </w:rPr>
        <w:t xml:space="preserve"> MySQL-server-5.6.13-1.el6.x86_64.rpm MySQL-shared-5.6.13-1.el6.x86_64.rpm MySQL-client-5.6.13-1.el6.x86_64.rpm</w:t>
      </w:r>
    </w:p>
    <w:p w:rsidR="00F66053" w:rsidRDefault="00F66053" w:rsidP="00F66053">
      <w:pPr>
        <w:pStyle w:val="GELParrafo"/>
        <w:spacing w:after="240"/>
      </w:pPr>
      <w:r>
        <w:t xml:space="preserve">Nota: si sale un error con una </w:t>
      </w:r>
      <w:r w:rsidR="003427D9">
        <w:t>librería</w:t>
      </w:r>
      <w:r>
        <w:t xml:space="preserve"> llamada </w:t>
      </w:r>
      <w:proofErr w:type="spellStart"/>
      <w:r>
        <w:t>mysql-libs</w:t>
      </w:r>
      <w:proofErr w:type="spellEnd"/>
      <w:r>
        <w:t xml:space="preserve"> por estar desactualizada </w:t>
      </w:r>
      <w:r w:rsidRPr="00191D66">
        <w:rPr>
          <w:lang w:val="es-CO"/>
        </w:rPr>
        <w:t>(</w:t>
      </w:r>
      <w:proofErr w:type="spellStart"/>
      <w:r w:rsidRPr="00191D66">
        <w:rPr>
          <w:lang w:val="es-CO"/>
        </w:rPr>
        <w:t>conflicts</w:t>
      </w:r>
      <w:proofErr w:type="spellEnd"/>
      <w:r w:rsidRPr="00191D66">
        <w:rPr>
          <w:lang w:val="es-CO"/>
        </w:rPr>
        <w:t xml:space="preserve"> </w:t>
      </w:r>
      <w:proofErr w:type="spellStart"/>
      <w:r w:rsidRPr="00191D66">
        <w:rPr>
          <w:lang w:val="es-CO"/>
        </w:rPr>
        <w:t>with</w:t>
      </w:r>
      <w:proofErr w:type="spellEnd"/>
      <w:r w:rsidRPr="00191D66">
        <w:rPr>
          <w:lang w:val="es-CO"/>
        </w:rPr>
        <w:t xml:space="preserve"> file </w:t>
      </w:r>
      <w:proofErr w:type="spellStart"/>
      <w:r w:rsidRPr="00191D66">
        <w:rPr>
          <w:lang w:val="es-CO"/>
        </w:rPr>
        <w:t>from</w:t>
      </w:r>
      <w:proofErr w:type="spellEnd"/>
      <w:r w:rsidRPr="00191D66">
        <w:rPr>
          <w:lang w:val="es-CO"/>
        </w:rPr>
        <w:t xml:space="preserve"> </w:t>
      </w:r>
      <w:proofErr w:type="spellStart"/>
      <w:r w:rsidRPr="00191D66">
        <w:rPr>
          <w:lang w:val="es-CO"/>
        </w:rPr>
        <w:t>package</w:t>
      </w:r>
      <w:proofErr w:type="spellEnd"/>
      <w:r w:rsidRPr="00191D66">
        <w:rPr>
          <w:lang w:val="es-CO"/>
        </w:rPr>
        <w:t xml:space="preserve"> mysql-libs-5.1.69-1.el6_4.x86_)</w:t>
      </w:r>
      <w:r>
        <w:rPr>
          <w:lang w:val="es-CO"/>
        </w:rPr>
        <w:t xml:space="preserve"> </w:t>
      </w:r>
      <w:r>
        <w:t xml:space="preserve"> instale antes del </w:t>
      </w:r>
      <w:proofErr w:type="spellStart"/>
      <w:r>
        <w:t>MySQL</w:t>
      </w:r>
      <w:proofErr w:type="spellEnd"/>
      <w:r>
        <w:t xml:space="preserve">-server el paquete </w:t>
      </w:r>
      <w:proofErr w:type="spellStart"/>
      <w:r>
        <w:t>MySQL-shared-compat</w:t>
      </w:r>
      <w:proofErr w:type="spellEnd"/>
      <w:r>
        <w:t xml:space="preserve"> pero en modalidad de actualización. </w:t>
      </w:r>
    </w:p>
    <w:p w:rsidR="00F66053" w:rsidRPr="006F5AD3"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proofErr w:type="gramStart"/>
      <w:r w:rsidRPr="006F5AD3">
        <w:rPr>
          <w:lang w:val="en-US"/>
        </w:rPr>
        <w:t>rpm</w:t>
      </w:r>
      <w:proofErr w:type="gramEnd"/>
      <w:r w:rsidRPr="006F5AD3">
        <w:rPr>
          <w:lang w:val="en-US"/>
        </w:rPr>
        <w:t xml:space="preserve"> -U  MySQL-shared-compat-5.6.13-1.el6.x86_64</w:t>
      </w:r>
    </w:p>
    <w:p w:rsidR="00F66053" w:rsidRPr="00191D66" w:rsidRDefault="003427D9" w:rsidP="00F66053">
      <w:pPr>
        <w:pStyle w:val="GELParrafo"/>
        <w:spacing w:after="240"/>
        <w:rPr>
          <w:lang w:val="es-CO"/>
        </w:rPr>
      </w:pPr>
      <w:r>
        <w:rPr>
          <w:lang w:val="es-CO"/>
        </w:rPr>
        <w:t>Y</w:t>
      </w:r>
      <w:r w:rsidRPr="00191D66">
        <w:rPr>
          <w:lang w:val="es-CO"/>
        </w:rPr>
        <w:t xml:space="preserve"> </w:t>
      </w:r>
      <w:r w:rsidR="00F66053" w:rsidRPr="00191D66">
        <w:rPr>
          <w:lang w:val="es-CO"/>
        </w:rPr>
        <w:t>luego instale el paquete MySQL-server-5.6.13-1.el6.x86_64.rpm</w:t>
      </w:r>
      <w:r w:rsidR="00F66053">
        <w:rPr>
          <w:lang w:val="es-CO"/>
        </w:rPr>
        <w:t>.</w:t>
      </w:r>
    </w:p>
    <w:p w:rsidR="00F66053" w:rsidRDefault="00F66053" w:rsidP="00F66053">
      <w:pPr>
        <w:pStyle w:val="GELParrafo"/>
        <w:spacing w:after="240"/>
      </w:pPr>
      <w:r>
        <w:t>Copie en la ruta /</w:t>
      </w:r>
      <w:proofErr w:type="spellStart"/>
      <w:r>
        <w:t>etc</w:t>
      </w:r>
      <w:proofErr w:type="spellEnd"/>
      <w:r>
        <w:t xml:space="preserve"> el archivo </w:t>
      </w:r>
      <w:proofErr w:type="spellStart"/>
      <w:r>
        <w:t>my.cnf</w:t>
      </w:r>
      <w:proofErr w:type="spellEnd"/>
      <w:r>
        <w:t xml:space="preserve"> que lo encontrara en el </w:t>
      </w:r>
      <w:r w:rsidR="004A54AA">
        <w:t>CD</w:t>
      </w:r>
      <w:r>
        <w:t>, en la ruta “</w:t>
      </w:r>
      <w:r w:rsidRPr="00FF7684">
        <w:t>\</w:t>
      </w:r>
      <w:r w:rsidR="00A35E74">
        <w:t>instaladores</w:t>
      </w:r>
      <w:r w:rsidRPr="00FF7684">
        <w:t>\Servidor Base de datos</w:t>
      </w:r>
      <w:r>
        <w:t>”</w:t>
      </w:r>
    </w:p>
    <w:p w:rsidR="00F66053" w:rsidRDefault="00F66053" w:rsidP="00F66053">
      <w:pPr>
        <w:pStyle w:val="GELParrafo"/>
        <w:spacing w:after="240"/>
      </w:pPr>
      <w:r>
        <w:t xml:space="preserve">Edite el archivo </w:t>
      </w:r>
      <w:proofErr w:type="spellStart"/>
      <w:r>
        <w:t>my.cnf</w:t>
      </w:r>
      <w:proofErr w:type="spellEnd"/>
      <w:r>
        <w:t xml:space="preserve"> que se encuentra en el directorio /</w:t>
      </w:r>
      <w:proofErr w:type="spellStart"/>
      <w:r>
        <w:t>etc</w:t>
      </w:r>
      <w:proofErr w:type="spellEnd"/>
      <w:r>
        <w:t xml:space="preserve"> y pegue las siguientes líneas:</w:t>
      </w:r>
    </w:p>
    <w:p w:rsidR="00F66053" w:rsidRPr="004C5CA7"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75"/>
          <w:tab w:val="left" w:pos="4580"/>
          <w:tab w:val="left" w:pos="5496"/>
          <w:tab w:val="left" w:pos="6412"/>
          <w:tab w:val="left" w:pos="7350"/>
          <w:tab w:val="left" w:pos="8244"/>
          <w:tab w:val="left" w:pos="9160"/>
          <w:tab w:val="left" w:pos="10076"/>
          <w:tab w:val="left" w:pos="10992"/>
          <w:tab w:val="left" w:pos="11908"/>
          <w:tab w:val="left" w:pos="12824"/>
          <w:tab w:val="left" w:pos="13740"/>
          <w:tab w:val="left" w:pos="14656"/>
        </w:tabs>
        <w:spacing w:line="300" w:lineRule="atLeast"/>
        <w:rPr>
          <w:lang w:val="en-US"/>
        </w:rPr>
      </w:pPr>
      <w:r w:rsidRPr="004C5CA7">
        <w:rPr>
          <w:lang w:val="en-US"/>
        </w:rPr>
        <w:t># MySQL</w:t>
      </w:r>
    </w:p>
    <w:p w:rsidR="00F66053" w:rsidRPr="004C5CA7"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75"/>
          <w:tab w:val="left" w:pos="4580"/>
          <w:tab w:val="left" w:pos="5496"/>
          <w:tab w:val="left" w:pos="6412"/>
          <w:tab w:val="left" w:pos="7350"/>
          <w:tab w:val="left" w:pos="8244"/>
          <w:tab w:val="left" w:pos="9160"/>
          <w:tab w:val="left" w:pos="10076"/>
          <w:tab w:val="left" w:pos="10992"/>
          <w:tab w:val="left" w:pos="11908"/>
          <w:tab w:val="left" w:pos="12824"/>
          <w:tab w:val="left" w:pos="13740"/>
          <w:tab w:val="left" w:pos="14656"/>
        </w:tabs>
        <w:spacing w:line="300" w:lineRule="atLeast"/>
        <w:rPr>
          <w:lang w:val="en-US"/>
        </w:rPr>
      </w:pPr>
    </w:p>
    <w:p w:rsidR="00F66053" w:rsidRPr="004C5CA7"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75"/>
          <w:tab w:val="left" w:pos="4580"/>
          <w:tab w:val="left" w:pos="5496"/>
          <w:tab w:val="left" w:pos="6412"/>
          <w:tab w:val="left" w:pos="7350"/>
          <w:tab w:val="left" w:pos="8244"/>
          <w:tab w:val="left" w:pos="9160"/>
          <w:tab w:val="left" w:pos="10076"/>
          <w:tab w:val="left" w:pos="10992"/>
          <w:tab w:val="left" w:pos="11908"/>
          <w:tab w:val="left" w:pos="12824"/>
          <w:tab w:val="left" w:pos="13740"/>
          <w:tab w:val="left" w:pos="14656"/>
        </w:tabs>
        <w:spacing w:line="300" w:lineRule="atLeast"/>
        <w:rPr>
          <w:lang w:val="en-US"/>
        </w:rPr>
      </w:pPr>
      <w:r w:rsidRPr="004C5CA7">
        <w:rPr>
          <w:lang w:val="en-US"/>
        </w:rPr>
        <w:t>[</w:t>
      </w:r>
      <w:proofErr w:type="spellStart"/>
      <w:proofErr w:type="gramStart"/>
      <w:r w:rsidRPr="004C5CA7">
        <w:rPr>
          <w:lang w:val="en-US"/>
        </w:rPr>
        <w:t>mysqld</w:t>
      </w:r>
      <w:proofErr w:type="spellEnd"/>
      <w:proofErr w:type="gramEnd"/>
      <w:r w:rsidRPr="004C5CA7">
        <w:rPr>
          <w:lang w:val="en-US"/>
        </w:rPr>
        <w:t>]</w:t>
      </w:r>
    </w:p>
    <w:p w:rsidR="00F66053" w:rsidRPr="004C5CA7"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75"/>
          <w:tab w:val="left" w:pos="4580"/>
          <w:tab w:val="left" w:pos="5496"/>
          <w:tab w:val="left" w:pos="6412"/>
          <w:tab w:val="left" w:pos="7350"/>
          <w:tab w:val="left" w:pos="8244"/>
          <w:tab w:val="left" w:pos="9160"/>
          <w:tab w:val="left" w:pos="10076"/>
          <w:tab w:val="left" w:pos="10992"/>
          <w:tab w:val="left" w:pos="11908"/>
          <w:tab w:val="left" w:pos="12824"/>
          <w:tab w:val="left" w:pos="13740"/>
          <w:tab w:val="left" w:pos="14656"/>
        </w:tabs>
        <w:spacing w:line="300" w:lineRule="atLeast"/>
        <w:rPr>
          <w:lang w:val="en-US"/>
        </w:rPr>
      </w:pPr>
      <w:proofErr w:type="gramStart"/>
      <w:r w:rsidRPr="004C5CA7">
        <w:rPr>
          <w:lang w:val="en-US"/>
        </w:rPr>
        <w:t>user=</w:t>
      </w:r>
      <w:proofErr w:type="spellStart"/>
      <w:proofErr w:type="gramEnd"/>
      <w:r w:rsidRPr="004C5CA7">
        <w:rPr>
          <w:lang w:val="en-US"/>
        </w:rPr>
        <w:t>mysql</w:t>
      </w:r>
      <w:proofErr w:type="spellEnd"/>
    </w:p>
    <w:p w:rsidR="00F66053" w:rsidRPr="004C5CA7"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75"/>
          <w:tab w:val="left" w:pos="4580"/>
          <w:tab w:val="left" w:pos="5496"/>
          <w:tab w:val="left" w:pos="6412"/>
          <w:tab w:val="left" w:pos="7350"/>
          <w:tab w:val="left" w:pos="8244"/>
          <w:tab w:val="left" w:pos="9160"/>
          <w:tab w:val="left" w:pos="10076"/>
          <w:tab w:val="left" w:pos="10992"/>
          <w:tab w:val="left" w:pos="11908"/>
          <w:tab w:val="left" w:pos="12824"/>
          <w:tab w:val="left" w:pos="13740"/>
          <w:tab w:val="left" w:pos="14656"/>
        </w:tabs>
        <w:spacing w:line="300" w:lineRule="atLeast"/>
        <w:rPr>
          <w:lang w:val="en-US"/>
        </w:rPr>
      </w:pPr>
      <w:r w:rsidRPr="004C5CA7">
        <w:rPr>
          <w:lang w:val="en-US"/>
        </w:rPr>
        <w:t xml:space="preserve"># </w:t>
      </w:r>
      <w:proofErr w:type="gramStart"/>
      <w:r w:rsidRPr="004C5CA7">
        <w:rPr>
          <w:lang w:val="en-US"/>
        </w:rPr>
        <w:t>Disabling</w:t>
      </w:r>
      <w:proofErr w:type="gramEnd"/>
      <w:r w:rsidRPr="004C5CA7">
        <w:rPr>
          <w:lang w:val="en-US"/>
        </w:rPr>
        <w:t xml:space="preserve"> symbolic-links is recommended to prevent assorted security risks</w:t>
      </w:r>
    </w:p>
    <w:p w:rsidR="00F66053" w:rsidRPr="004C5CA7"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75"/>
          <w:tab w:val="left" w:pos="4580"/>
          <w:tab w:val="left" w:pos="5496"/>
          <w:tab w:val="left" w:pos="6412"/>
          <w:tab w:val="left" w:pos="7350"/>
          <w:tab w:val="left" w:pos="8244"/>
          <w:tab w:val="left" w:pos="9160"/>
          <w:tab w:val="left" w:pos="10076"/>
          <w:tab w:val="left" w:pos="10992"/>
          <w:tab w:val="left" w:pos="11908"/>
          <w:tab w:val="left" w:pos="12824"/>
          <w:tab w:val="left" w:pos="13740"/>
          <w:tab w:val="left" w:pos="14656"/>
        </w:tabs>
        <w:spacing w:line="300" w:lineRule="atLeast"/>
        <w:rPr>
          <w:lang w:val="en-US"/>
        </w:rPr>
      </w:pPr>
      <w:proofErr w:type="gramStart"/>
      <w:r w:rsidRPr="004C5CA7">
        <w:rPr>
          <w:lang w:val="en-US"/>
        </w:rPr>
        <w:t>symbolic-links=</w:t>
      </w:r>
      <w:proofErr w:type="gramEnd"/>
      <w:r w:rsidRPr="004C5CA7">
        <w:rPr>
          <w:lang w:val="en-US"/>
        </w:rPr>
        <w:t>0</w:t>
      </w:r>
    </w:p>
    <w:p w:rsidR="00F66053" w:rsidRPr="004C5CA7"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75"/>
          <w:tab w:val="left" w:pos="4580"/>
          <w:tab w:val="left" w:pos="5496"/>
          <w:tab w:val="left" w:pos="6412"/>
          <w:tab w:val="left" w:pos="7350"/>
          <w:tab w:val="left" w:pos="8244"/>
          <w:tab w:val="left" w:pos="9160"/>
          <w:tab w:val="left" w:pos="10076"/>
          <w:tab w:val="left" w:pos="10992"/>
          <w:tab w:val="left" w:pos="11908"/>
          <w:tab w:val="left" w:pos="12824"/>
          <w:tab w:val="left" w:pos="13740"/>
          <w:tab w:val="left" w:pos="14656"/>
        </w:tabs>
        <w:spacing w:line="300" w:lineRule="atLeast"/>
        <w:rPr>
          <w:lang w:val="en-US"/>
        </w:rPr>
      </w:pPr>
      <w:proofErr w:type="gramStart"/>
      <w:r w:rsidRPr="004C5CA7">
        <w:rPr>
          <w:lang w:val="en-US"/>
        </w:rPr>
        <w:t>bind-</w:t>
      </w:r>
      <w:proofErr w:type="spellStart"/>
      <w:r w:rsidRPr="004C5CA7">
        <w:rPr>
          <w:lang w:val="en-US"/>
        </w:rPr>
        <w:t>addres</w:t>
      </w:r>
      <w:proofErr w:type="spellEnd"/>
      <w:proofErr w:type="gramEnd"/>
      <w:r w:rsidRPr="004C5CA7">
        <w:rPr>
          <w:lang w:val="en-US"/>
        </w:rPr>
        <w:t xml:space="preserve"> = 0.0.0.0 </w:t>
      </w:r>
    </w:p>
    <w:p w:rsidR="00F66053" w:rsidRPr="004C5CA7"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75"/>
          <w:tab w:val="left" w:pos="4580"/>
          <w:tab w:val="left" w:pos="5496"/>
          <w:tab w:val="left" w:pos="6412"/>
          <w:tab w:val="left" w:pos="7350"/>
          <w:tab w:val="left" w:pos="8244"/>
          <w:tab w:val="left" w:pos="9160"/>
          <w:tab w:val="left" w:pos="10076"/>
          <w:tab w:val="left" w:pos="10992"/>
          <w:tab w:val="left" w:pos="11908"/>
          <w:tab w:val="left" w:pos="12824"/>
          <w:tab w:val="left" w:pos="13740"/>
          <w:tab w:val="left" w:pos="14656"/>
        </w:tabs>
        <w:spacing w:line="300" w:lineRule="atLeast"/>
        <w:rPr>
          <w:lang w:val="en-US"/>
        </w:rPr>
      </w:pPr>
    </w:p>
    <w:p w:rsidR="00F66053" w:rsidRPr="004C5CA7"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75"/>
          <w:tab w:val="left" w:pos="4580"/>
          <w:tab w:val="left" w:pos="5496"/>
          <w:tab w:val="left" w:pos="6412"/>
          <w:tab w:val="left" w:pos="7350"/>
          <w:tab w:val="left" w:pos="8244"/>
          <w:tab w:val="left" w:pos="9160"/>
          <w:tab w:val="left" w:pos="10076"/>
          <w:tab w:val="left" w:pos="10992"/>
          <w:tab w:val="left" w:pos="11908"/>
          <w:tab w:val="left" w:pos="12824"/>
          <w:tab w:val="left" w:pos="13740"/>
          <w:tab w:val="left" w:pos="14656"/>
        </w:tabs>
        <w:spacing w:line="300" w:lineRule="atLeast"/>
        <w:rPr>
          <w:lang w:val="en-US"/>
        </w:rPr>
      </w:pPr>
    </w:p>
    <w:p w:rsidR="00F66053" w:rsidRPr="004C5CA7"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75"/>
          <w:tab w:val="left" w:pos="4580"/>
          <w:tab w:val="left" w:pos="5496"/>
          <w:tab w:val="left" w:pos="6412"/>
          <w:tab w:val="left" w:pos="7350"/>
          <w:tab w:val="left" w:pos="8244"/>
          <w:tab w:val="left" w:pos="9160"/>
          <w:tab w:val="left" w:pos="10076"/>
          <w:tab w:val="left" w:pos="10992"/>
          <w:tab w:val="left" w:pos="11908"/>
          <w:tab w:val="left" w:pos="12824"/>
          <w:tab w:val="left" w:pos="13740"/>
          <w:tab w:val="left" w:pos="14656"/>
        </w:tabs>
        <w:spacing w:line="300" w:lineRule="atLeast"/>
        <w:rPr>
          <w:lang w:val="en-US"/>
        </w:rPr>
      </w:pPr>
      <w:r w:rsidRPr="004C5CA7">
        <w:rPr>
          <w:lang w:val="en-US"/>
        </w:rPr>
        <w:t>#INNODB</w:t>
      </w:r>
    </w:p>
    <w:p w:rsidR="00F66053" w:rsidRPr="004C5CA7"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75"/>
          <w:tab w:val="left" w:pos="4580"/>
          <w:tab w:val="left" w:pos="5496"/>
          <w:tab w:val="left" w:pos="6412"/>
          <w:tab w:val="left" w:pos="7350"/>
          <w:tab w:val="left" w:pos="8244"/>
          <w:tab w:val="left" w:pos="9160"/>
          <w:tab w:val="left" w:pos="10076"/>
          <w:tab w:val="left" w:pos="10992"/>
          <w:tab w:val="left" w:pos="11908"/>
          <w:tab w:val="left" w:pos="12824"/>
          <w:tab w:val="left" w:pos="13740"/>
          <w:tab w:val="left" w:pos="14656"/>
        </w:tabs>
        <w:spacing w:line="300" w:lineRule="atLeast"/>
        <w:rPr>
          <w:lang w:val="en-US"/>
        </w:rPr>
      </w:pPr>
      <w:proofErr w:type="spellStart"/>
      <w:r w:rsidRPr="004C5CA7">
        <w:rPr>
          <w:lang w:val="en-US"/>
        </w:rPr>
        <w:t>innodb_buffer_pool_size</w:t>
      </w:r>
      <w:proofErr w:type="spellEnd"/>
      <w:r w:rsidRPr="004C5CA7">
        <w:rPr>
          <w:lang w:val="en-US"/>
        </w:rPr>
        <w:t xml:space="preserve"> = 10240M</w:t>
      </w:r>
    </w:p>
    <w:p w:rsidR="00F66053" w:rsidRPr="004C5CA7"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75"/>
          <w:tab w:val="left" w:pos="4580"/>
          <w:tab w:val="left" w:pos="5496"/>
          <w:tab w:val="left" w:pos="6412"/>
          <w:tab w:val="left" w:pos="7350"/>
          <w:tab w:val="left" w:pos="8244"/>
          <w:tab w:val="left" w:pos="9160"/>
          <w:tab w:val="left" w:pos="10076"/>
          <w:tab w:val="left" w:pos="10992"/>
          <w:tab w:val="left" w:pos="11908"/>
          <w:tab w:val="left" w:pos="12824"/>
          <w:tab w:val="left" w:pos="13740"/>
          <w:tab w:val="left" w:pos="14656"/>
        </w:tabs>
        <w:spacing w:line="300" w:lineRule="atLeast"/>
        <w:rPr>
          <w:lang w:val="en-US"/>
        </w:rPr>
      </w:pPr>
      <w:proofErr w:type="spellStart"/>
      <w:r w:rsidRPr="004C5CA7">
        <w:rPr>
          <w:lang w:val="en-US"/>
        </w:rPr>
        <w:t>innodb_additional_mem_pool_size</w:t>
      </w:r>
      <w:proofErr w:type="spellEnd"/>
      <w:r w:rsidRPr="004C5CA7">
        <w:rPr>
          <w:lang w:val="en-US"/>
        </w:rPr>
        <w:t xml:space="preserve"> = 20M</w:t>
      </w:r>
    </w:p>
    <w:p w:rsidR="00F66053" w:rsidRPr="004C5CA7"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75"/>
          <w:tab w:val="left" w:pos="4580"/>
          <w:tab w:val="left" w:pos="5496"/>
          <w:tab w:val="left" w:pos="6412"/>
          <w:tab w:val="left" w:pos="7350"/>
          <w:tab w:val="left" w:pos="8244"/>
          <w:tab w:val="left" w:pos="9160"/>
          <w:tab w:val="left" w:pos="10076"/>
          <w:tab w:val="left" w:pos="10992"/>
          <w:tab w:val="left" w:pos="11908"/>
          <w:tab w:val="left" w:pos="12824"/>
          <w:tab w:val="left" w:pos="13740"/>
          <w:tab w:val="left" w:pos="14656"/>
        </w:tabs>
        <w:spacing w:line="300" w:lineRule="atLeast"/>
        <w:rPr>
          <w:lang w:val="en-US"/>
        </w:rPr>
      </w:pPr>
      <w:proofErr w:type="spellStart"/>
      <w:r w:rsidRPr="004C5CA7">
        <w:rPr>
          <w:lang w:val="en-US"/>
        </w:rPr>
        <w:t>innodb_log_file_size</w:t>
      </w:r>
      <w:proofErr w:type="spellEnd"/>
      <w:r w:rsidRPr="004C5CA7">
        <w:rPr>
          <w:lang w:val="en-US"/>
        </w:rPr>
        <w:t xml:space="preserve"> = 1024M</w:t>
      </w:r>
    </w:p>
    <w:p w:rsidR="00F66053" w:rsidRPr="004C5CA7"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75"/>
          <w:tab w:val="left" w:pos="4580"/>
          <w:tab w:val="left" w:pos="5496"/>
          <w:tab w:val="left" w:pos="6412"/>
          <w:tab w:val="left" w:pos="7350"/>
          <w:tab w:val="left" w:pos="8244"/>
          <w:tab w:val="left" w:pos="9160"/>
          <w:tab w:val="left" w:pos="10076"/>
          <w:tab w:val="left" w:pos="10992"/>
          <w:tab w:val="left" w:pos="11908"/>
          <w:tab w:val="left" w:pos="12824"/>
          <w:tab w:val="left" w:pos="13740"/>
          <w:tab w:val="left" w:pos="14656"/>
        </w:tabs>
        <w:spacing w:line="300" w:lineRule="atLeast"/>
        <w:rPr>
          <w:lang w:val="en-US"/>
        </w:rPr>
      </w:pPr>
      <w:proofErr w:type="spellStart"/>
      <w:r w:rsidRPr="004C5CA7">
        <w:rPr>
          <w:lang w:val="en-US"/>
        </w:rPr>
        <w:t>innodb_log_buffer_size</w:t>
      </w:r>
      <w:proofErr w:type="spellEnd"/>
      <w:r w:rsidRPr="004C5CA7">
        <w:rPr>
          <w:lang w:val="en-US"/>
        </w:rPr>
        <w:t xml:space="preserve"> = 8M</w:t>
      </w:r>
    </w:p>
    <w:p w:rsidR="00F66053" w:rsidRPr="004C5CA7"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75"/>
          <w:tab w:val="left" w:pos="4580"/>
          <w:tab w:val="left" w:pos="5496"/>
          <w:tab w:val="left" w:pos="6412"/>
          <w:tab w:val="left" w:pos="7350"/>
          <w:tab w:val="left" w:pos="8244"/>
          <w:tab w:val="left" w:pos="9160"/>
          <w:tab w:val="left" w:pos="10076"/>
          <w:tab w:val="left" w:pos="10992"/>
          <w:tab w:val="left" w:pos="11908"/>
          <w:tab w:val="left" w:pos="12824"/>
          <w:tab w:val="left" w:pos="13740"/>
          <w:tab w:val="left" w:pos="14656"/>
        </w:tabs>
        <w:spacing w:line="300" w:lineRule="atLeast"/>
        <w:rPr>
          <w:lang w:val="en-US"/>
        </w:rPr>
      </w:pPr>
      <w:proofErr w:type="spellStart"/>
      <w:r w:rsidRPr="004C5CA7">
        <w:rPr>
          <w:lang w:val="en-US"/>
        </w:rPr>
        <w:t>innodb_lock_wait_timeout</w:t>
      </w:r>
      <w:proofErr w:type="spellEnd"/>
      <w:r w:rsidRPr="004C5CA7">
        <w:rPr>
          <w:lang w:val="en-US"/>
        </w:rPr>
        <w:t xml:space="preserve"> = 500</w:t>
      </w:r>
    </w:p>
    <w:p w:rsidR="00F66053" w:rsidRPr="004C5CA7"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75"/>
          <w:tab w:val="left" w:pos="4580"/>
          <w:tab w:val="left" w:pos="5496"/>
          <w:tab w:val="left" w:pos="6412"/>
          <w:tab w:val="left" w:pos="7350"/>
          <w:tab w:val="left" w:pos="8244"/>
          <w:tab w:val="left" w:pos="9160"/>
          <w:tab w:val="left" w:pos="10076"/>
          <w:tab w:val="left" w:pos="10992"/>
          <w:tab w:val="left" w:pos="11908"/>
          <w:tab w:val="left" w:pos="12824"/>
          <w:tab w:val="left" w:pos="13740"/>
          <w:tab w:val="left" w:pos="14656"/>
        </w:tabs>
        <w:spacing w:line="300" w:lineRule="atLeast"/>
        <w:rPr>
          <w:lang w:val="en-US"/>
        </w:rPr>
      </w:pPr>
      <w:proofErr w:type="spellStart"/>
      <w:r w:rsidRPr="004C5CA7">
        <w:rPr>
          <w:lang w:val="en-US"/>
        </w:rPr>
        <w:t>innodb_thread_concurrency</w:t>
      </w:r>
      <w:proofErr w:type="spellEnd"/>
      <w:r w:rsidRPr="004C5CA7">
        <w:rPr>
          <w:lang w:val="en-US"/>
        </w:rPr>
        <w:t xml:space="preserve"> = 16</w:t>
      </w:r>
    </w:p>
    <w:p w:rsidR="00F66053" w:rsidRPr="004C5CA7"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75"/>
          <w:tab w:val="left" w:pos="4580"/>
          <w:tab w:val="left" w:pos="5496"/>
          <w:tab w:val="left" w:pos="6412"/>
          <w:tab w:val="left" w:pos="7350"/>
          <w:tab w:val="left" w:pos="8244"/>
          <w:tab w:val="left" w:pos="9160"/>
          <w:tab w:val="left" w:pos="10076"/>
          <w:tab w:val="left" w:pos="10992"/>
          <w:tab w:val="left" w:pos="11908"/>
          <w:tab w:val="left" w:pos="12824"/>
          <w:tab w:val="left" w:pos="13740"/>
          <w:tab w:val="left" w:pos="14656"/>
        </w:tabs>
        <w:spacing w:line="300" w:lineRule="atLeast"/>
        <w:rPr>
          <w:lang w:val="en-US"/>
        </w:rPr>
      </w:pPr>
    </w:p>
    <w:p w:rsidR="00F66053" w:rsidRPr="000E320C" w:rsidRDefault="00F66053" w:rsidP="00F66053">
      <w:pPr>
        <w:pStyle w:val="GELParrafo"/>
        <w:spacing w:after="240"/>
      </w:pPr>
      <w:r w:rsidRPr="000E320C">
        <w:t>Iniciar servicio</w:t>
      </w:r>
      <w:r>
        <w:t xml:space="preserve"> </w:t>
      </w:r>
      <w:del w:id="402" w:author="Carolina Fajardo" w:date="2014-11-20T10:34:00Z">
        <w:r>
          <w:delText>DE</w:delText>
        </w:r>
      </w:del>
      <w:ins w:id="403" w:author="Carolina Fajardo" w:date="2014-11-20T10:34:00Z">
        <w:r w:rsidR="00110C3B">
          <w:t>de</w:t>
        </w:r>
      </w:ins>
      <w:r>
        <w:t xml:space="preserve"> </w:t>
      </w:r>
      <w:proofErr w:type="spellStart"/>
      <w:r>
        <w:t>M</w:t>
      </w:r>
      <w:r w:rsidR="003427D9">
        <w:t>y</w:t>
      </w:r>
      <w:r>
        <w:t>SQL</w:t>
      </w:r>
      <w:proofErr w:type="spellEnd"/>
    </w:p>
    <w:p w:rsidR="00F66053" w:rsidRPr="006E4DE9"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pPr>
      <w:r w:rsidRPr="006E4DE9">
        <w:t>/</w:t>
      </w:r>
      <w:proofErr w:type="spellStart"/>
      <w:r w:rsidRPr="006E4DE9">
        <w:t>etc</w:t>
      </w:r>
      <w:proofErr w:type="spellEnd"/>
      <w:r w:rsidRPr="006E4DE9">
        <w:t>/</w:t>
      </w:r>
      <w:proofErr w:type="spellStart"/>
      <w:r w:rsidRPr="006E4DE9">
        <w:t>init.d</w:t>
      </w:r>
      <w:proofErr w:type="spellEnd"/>
      <w:r w:rsidRPr="006E4DE9">
        <w:t>/</w:t>
      </w:r>
      <w:proofErr w:type="spellStart"/>
      <w:r w:rsidRPr="006E4DE9">
        <w:t>mysql</w:t>
      </w:r>
      <w:proofErr w:type="spellEnd"/>
      <w:r w:rsidRPr="006E4DE9">
        <w:t xml:space="preserve"> </w:t>
      </w:r>
      <w:proofErr w:type="spellStart"/>
      <w:r w:rsidRPr="006E4DE9">
        <w:t>start</w:t>
      </w:r>
      <w:proofErr w:type="spellEnd"/>
    </w:p>
    <w:p w:rsidR="00F66053" w:rsidRDefault="00F66053" w:rsidP="00F66053">
      <w:pPr>
        <w:pStyle w:val="GELParrafo"/>
        <w:spacing w:after="240"/>
      </w:pPr>
      <w:r>
        <w:t>P</w:t>
      </w:r>
      <w:r w:rsidRPr="00F27180">
        <w:t xml:space="preserve">or ser </w:t>
      </w:r>
      <w:r>
        <w:t>la primera vez e</w:t>
      </w:r>
      <w:r w:rsidR="00110C3B">
        <w:t xml:space="preserve">l sistema </w:t>
      </w:r>
      <w:ins w:id="404" w:author="Carolina Fajardo" w:date="2014-11-20T10:34:00Z">
        <w:r w:rsidR="00110C3B">
          <w:t xml:space="preserve">solicitará </w:t>
        </w:r>
      </w:ins>
      <w:r w:rsidR="00110C3B">
        <w:t xml:space="preserve">la clave </w:t>
      </w:r>
      <w:ins w:id="405" w:author="Carolina Fajardo" w:date="2014-11-20T10:34:00Z">
        <w:r w:rsidR="00110C3B">
          <w:t xml:space="preserve">que </w:t>
        </w:r>
      </w:ins>
      <w:r w:rsidR="00110C3B">
        <w:t xml:space="preserve">la </w:t>
      </w:r>
      <w:del w:id="406" w:author="Carolina Fajardo" w:date="2014-11-20T10:34:00Z">
        <w:r>
          <w:delText>encontrara</w:delText>
        </w:r>
      </w:del>
      <w:ins w:id="407" w:author="Carolina Fajardo" w:date="2014-11-20T10:34:00Z">
        <w:r w:rsidR="00110C3B">
          <w:t>encontrará</w:t>
        </w:r>
      </w:ins>
      <w:r>
        <w:t xml:space="preserve"> en el archivo </w:t>
      </w:r>
      <w:r w:rsidRPr="00821BEB">
        <w:t>.</w:t>
      </w:r>
      <w:proofErr w:type="spellStart"/>
      <w:r w:rsidRPr="00821BEB">
        <w:t>mysql_secret</w:t>
      </w:r>
      <w:proofErr w:type="spellEnd"/>
      <w:r>
        <w:t xml:space="preserve"> que lo encuentra en el directorio /</w:t>
      </w:r>
      <w:proofErr w:type="spellStart"/>
      <w:r>
        <w:t>root</w:t>
      </w:r>
      <w:proofErr w:type="spellEnd"/>
      <w:r>
        <w:t>, para ello digite:</w:t>
      </w:r>
    </w:p>
    <w:p w:rsidR="00F66053" w:rsidRPr="00821BE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proofErr w:type="gramStart"/>
      <w:r w:rsidRPr="00821BEB">
        <w:rPr>
          <w:lang w:val="en-US"/>
        </w:rPr>
        <w:lastRenderedPageBreak/>
        <w:t>more</w:t>
      </w:r>
      <w:proofErr w:type="gramEnd"/>
      <w:r w:rsidRPr="00821BEB">
        <w:rPr>
          <w:lang w:val="en-US"/>
        </w:rPr>
        <w:t xml:space="preserve"> /root/.</w:t>
      </w:r>
      <w:proofErr w:type="spellStart"/>
      <w:r w:rsidRPr="00821BEB">
        <w:rPr>
          <w:lang w:val="en-US"/>
        </w:rPr>
        <w:t>mysql_secret</w:t>
      </w:r>
      <w:proofErr w:type="spellEnd"/>
    </w:p>
    <w:p w:rsidR="00F66053" w:rsidRPr="00C622B9" w:rsidRDefault="00F66053" w:rsidP="00F66053">
      <w:pPr>
        <w:pStyle w:val="GELParrafo"/>
        <w:spacing w:after="240"/>
        <w:rPr>
          <w:lang w:val="en-US"/>
        </w:rPr>
      </w:pPr>
      <w:proofErr w:type="spellStart"/>
      <w:proofErr w:type="gramStart"/>
      <w:r w:rsidRPr="00C622B9">
        <w:rPr>
          <w:lang w:val="en-US"/>
        </w:rPr>
        <w:t>Ingresar</w:t>
      </w:r>
      <w:proofErr w:type="spellEnd"/>
      <w:r w:rsidRPr="00C622B9">
        <w:rPr>
          <w:lang w:val="en-US"/>
        </w:rPr>
        <w:t xml:space="preserve"> a </w:t>
      </w:r>
      <w:proofErr w:type="spellStart"/>
      <w:r w:rsidRPr="00C622B9">
        <w:rPr>
          <w:lang w:val="en-US"/>
        </w:rPr>
        <w:t>mysql</w:t>
      </w:r>
      <w:proofErr w:type="spellEnd"/>
      <w:r w:rsidRPr="00C622B9">
        <w:rPr>
          <w:lang w:val="en-US"/>
        </w:rPr>
        <w:t>.</w:t>
      </w:r>
      <w:proofErr w:type="gramEnd"/>
    </w:p>
    <w:p w:rsidR="00F66053" w:rsidRPr="00401503" w:rsidRDefault="003427D9"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s-CO"/>
        </w:rPr>
      </w:pPr>
      <w:proofErr w:type="spellStart"/>
      <w:proofErr w:type="gramStart"/>
      <w:r>
        <w:rPr>
          <w:lang w:val="es-CO"/>
        </w:rPr>
        <w:t>m</w:t>
      </w:r>
      <w:r w:rsidR="00F66053" w:rsidRPr="00401503">
        <w:rPr>
          <w:lang w:val="es-CO"/>
        </w:rPr>
        <w:t>ysql</w:t>
      </w:r>
      <w:proofErr w:type="spellEnd"/>
      <w:proofErr w:type="gramEnd"/>
      <w:r w:rsidR="00F66053" w:rsidRPr="00401503">
        <w:rPr>
          <w:lang w:val="es-CO"/>
        </w:rPr>
        <w:t xml:space="preserve"> </w:t>
      </w:r>
      <w:r w:rsidR="005E7A4C">
        <w:rPr>
          <w:lang w:val="es-CO"/>
        </w:rPr>
        <w:t xml:space="preserve"> </w:t>
      </w:r>
      <w:r w:rsidR="00F66053" w:rsidRPr="00401503">
        <w:rPr>
          <w:lang w:val="es-CO"/>
        </w:rPr>
        <w:t>–u</w:t>
      </w:r>
      <w:r w:rsidR="005E7A4C">
        <w:rPr>
          <w:lang w:val="es-CO"/>
        </w:rPr>
        <w:t xml:space="preserve"> </w:t>
      </w:r>
      <w:proofErr w:type="spellStart"/>
      <w:r w:rsidR="00F66053" w:rsidRPr="00401503">
        <w:rPr>
          <w:lang w:val="es-CO"/>
        </w:rPr>
        <w:t>root</w:t>
      </w:r>
      <w:proofErr w:type="spellEnd"/>
      <w:r w:rsidR="00F66053" w:rsidRPr="00401503">
        <w:rPr>
          <w:lang w:val="es-CO"/>
        </w:rPr>
        <w:t xml:space="preserve"> –p </w:t>
      </w:r>
    </w:p>
    <w:p w:rsidR="00F66053" w:rsidRDefault="00F66053" w:rsidP="00F66053">
      <w:pPr>
        <w:pStyle w:val="GELParrafo"/>
        <w:rPr>
          <w:lang w:val="es-CO"/>
        </w:rPr>
      </w:pPr>
      <w:r>
        <w:rPr>
          <w:lang w:val="es-CO"/>
        </w:rPr>
        <w:t xml:space="preserve">Al ingresar a la base de datos, </w:t>
      </w:r>
      <w:proofErr w:type="spellStart"/>
      <w:r w:rsidR="005E7A4C">
        <w:rPr>
          <w:lang w:val="es-CO"/>
        </w:rPr>
        <w:t>MySQL</w:t>
      </w:r>
      <w:proofErr w:type="spellEnd"/>
      <w:r w:rsidR="005E7A4C">
        <w:rPr>
          <w:lang w:val="es-CO"/>
        </w:rPr>
        <w:t xml:space="preserve"> </w:t>
      </w:r>
      <w:r>
        <w:rPr>
          <w:lang w:val="es-CO"/>
        </w:rPr>
        <w:t xml:space="preserve">le solicita cambio de contraseña, por favor cámbiela no olvide la importancia de utilizar una contraseña de incluya números, signos y letras en mayúsculas y minúsculas con una extensión de mínimo </w:t>
      </w:r>
      <w:r w:rsidR="005E7A4C">
        <w:rPr>
          <w:lang w:val="es-CO"/>
        </w:rPr>
        <w:t>ocho (</w:t>
      </w:r>
      <w:r>
        <w:rPr>
          <w:lang w:val="es-CO"/>
        </w:rPr>
        <w:t>8</w:t>
      </w:r>
      <w:r w:rsidR="005E7A4C">
        <w:rPr>
          <w:lang w:val="es-CO"/>
        </w:rPr>
        <w:t>)</w:t>
      </w:r>
      <w:r>
        <w:rPr>
          <w:lang w:val="es-CO"/>
        </w:rPr>
        <w:t xml:space="preserve"> caracteres</w:t>
      </w:r>
      <w:r w:rsidR="00400F21">
        <w:rPr>
          <w:lang w:val="es-CO"/>
        </w:rPr>
        <w:t>, lo que se conoce como contraseña con complejidad</w:t>
      </w:r>
      <w:r>
        <w:rPr>
          <w:lang w:val="es-CO"/>
        </w:rPr>
        <w:t>:</w:t>
      </w:r>
    </w:p>
    <w:p w:rsidR="00F66053" w:rsidRDefault="00F66053" w:rsidP="00F66053">
      <w:pPr>
        <w:pStyle w:val="GELParrafo"/>
        <w:rPr>
          <w:lang w:val="es-CO"/>
        </w:rPr>
      </w:pPr>
    </w:p>
    <w:p w:rsidR="00F66053" w:rsidRPr="001F5A69" w:rsidRDefault="005E7A4C"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proofErr w:type="spellStart"/>
      <w:proofErr w:type="gramStart"/>
      <w:r>
        <w:rPr>
          <w:lang w:val="en-US"/>
        </w:rPr>
        <w:t>m</w:t>
      </w:r>
      <w:r w:rsidR="00F66053" w:rsidRPr="001F5A69">
        <w:rPr>
          <w:lang w:val="en-US"/>
        </w:rPr>
        <w:t>ysql</w:t>
      </w:r>
      <w:proofErr w:type="spellEnd"/>
      <w:proofErr w:type="gramEnd"/>
      <w:r w:rsidR="00F66053" w:rsidRPr="001F5A69">
        <w:rPr>
          <w:lang w:val="en-US"/>
        </w:rPr>
        <w:t>&gt; SET PASSWORD = PASSWORD('</w:t>
      </w:r>
      <w:proofErr w:type="spellStart"/>
      <w:r w:rsidR="00F66053" w:rsidRPr="001F5A69">
        <w:rPr>
          <w:lang w:val="en-US"/>
        </w:rPr>
        <w:t>contraseña</w:t>
      </w:r>
      <w:proofErr w:type="spellEnd"/>
      <w:r w:rsidR="00F66053" w:rsidRPr="001F5A69">
        <w:rPr>
          <w:lang w:val="en-US"/>
        </w:rPr>
        <w:t xml:space="preserve"> del  root');</w:t>
      </w:r>
    </w:p>
    <w:p w:rsidR="00F66053" w:rsidRPr="006E4DE9" w:rsidRDefault="00F66053" w:rsidP="00F66053">
      <w:pPr>
        <w:pStyle w:val="GELParrafo"/>
        <w:rPr>
          <w:lang w:val="es-CO"/>
        </w:rPr>
      </w:pPr>
      <w:r w:rsidRPr="006E4DE9">
        <w:rPr>
          <w:lang w:val="es-CO"/>
        </w:rPr>
        <w:t>Digitar el siguiente comando.</w:t>
      </w:r>
    </w:p>
    <w:p w:rsidR="00F66053" w:rsidRPr="006E4DE9" w:rsidRDefault="00F66053" w:rsidP="00F66053">
      <w:pPr>
        <w:rPr>
          <w:rFonts w:ascii="Verdana" w:hAnsi="Verdana"/>
          <w:lang w:val="es-CO"/>
        </w:rPr>
      </w:pPr>
    </w:p>
    <w:p w:rsidR="00F66053" w:rsidRPr="002A0B77"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s-CO"/>
        </w:rPr>
      </w:pPr>
      <w:proofErr w:type="spellStart"/>
      <w:proofErr w:type="gramStart"/>
      <w:r w:rsidRPr="002A0B77">
        <w:rPr>
          <w:lang w:val="es-CO"/>
        </w:rPr>
        <w:t>mysql</w:t>
      </w:r>
      <w:proofErr w:type="spellEnd"/>
      <w:proofErr w:type="gramEnd"/>
      <w:r w:rsidRPr="002A0B77">
        <w:rPr>
          <w:lang w:val="es-CO"/>
        </w:rPr>
        <w:t xml:space="preserve">&gt; show global variables </w:t>
      </w:r>
      <w:proofErr w:type="spellStart"/>
      <w:r w:rsidRPr="002A0B77">
        <w:rPr>
          <w:lang w:val="es-CO"/>
        </w:rPr>
        <w:t>like</w:t>
      </w:r>
      <w:proofErr w:type="spellEnd"/>
      <w:r w:rsidRPr="002A0B77">
        <w:rPr>
          <w:lang w:val="es-CO"/>
        </w:rPr>
        <w:t xml:space="preserve"> '%timeout%';</w:t>
      </w:r>
    </w:p>
    <w:p w:rsidR="00F66053" w:rsidRPr="002A0B77"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del w:id="408" w:author="Carolina Fajardo" w:date="2014-11-20T10:34:00Z"/>
          <w:rFonts w:ascii="Consolas" w:hAnsi="Consolas" w:cs="Consolas"/>
          <w:sz w:val="20"/>
          <w:szCs w:val="20"/>
          <w:lang w:val="es-CO"/>
        </w:rPr>
      </w:pPr>
      <w:del w:id="409" w:author="Carolina Fajardo" w:date="2014-11-20T10:34:00Z">
        <w:r w:rsidRPr="002A0B77">
          <w:rPr>
            <w:rFonts w:ascii="Consolas" w:hAnsi="Consolas" w:cs="Consolas"/>
            <w:sz w:val="20"/>
            <w:szCs w:val="20"/>
            <w:lang w:val="es-CO"/>
          </w:rPr>
          <w:delText>+----------------------------+-------+</w:delText>
        </w:r>
      </w:del>
    </w:p>
    <w:p w:rsidR="00110C3B" w:rsidRPr="002A0B77" w:rsidRDefault="00110C3B" w:rsidP="00110C3B">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410" w:author="Carolina Fajardo" w:date="2014-11-20T10:34:00Z"/>
          <w:rFonts w:ascii="Consolas" w:hAnsi="Consolas" w:cs="Consolas"/>
          <w:sz w:val="20"/>
          <w:szCs w:val="20"/>
          <w:lang w:val="es-CO"/>
        </w:rPr>
      </w:pPr>
    </w:p>
    <w:p w:rsidR="00110C3B" w:rsidRPr="00110C3B" w:rsidRDefault="00110C3B" w:rsidP="00110C3B">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411" w:author="Carolina Fajardo" w:date="2014-11-20T10:34:00Z"/>
          <w:rFonts w:ascii="Consolas" w:hAnsi="Consolas" w:cs="Consolas"/>
          <w:sz w:val="20"/>
          <w:szCs w:val="20"/>
          <w:lang w:val="en-US"/>
        </w:rPr>
      </w:pPr>
      <w:ins w:id="412" w:author="Carolina Fajardo" w:date="2014-11-20T10:34:00Z">
        <w:r w:rsidRPr="00110C3B">
          <w:rPr>
            <w:rFonts w:ascii="Consolas" w:hAnsi="Consolas" w:cs="Consolas"/>
            <w:sz w:val="20"/>
            <w:szCs w:val="20"/>
            <w:lang w:val="en-US"/>
          </w:rPr>
          <w:t>+-----------------------------+----------+</w:t>
        </w:r>
      </w:ins>
    </w:p>
    <w:p w:rsidR="00110C3B" w:rsidRPr="00110C3B" w:rsidRDefault="00110C3B" w:rsidP="00110C3B">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20"/>
          <w:szCs w:val="20"/>
          <w:lang w:val="en-US"/>
        </w:rPr>
      </w:pPr>
      <w:r w:rsidRPr="00110C3B">
        <w:rPr>
          <w:rFonts w:ascii="Consolas" w:hAnsi="Consolas" w:cs="Consolas"/>
          <w:sz w:val="20"/>
          <w:szCs w:val="20"/>
          <w:lang w:val="en-US"/>
        </w:rPr>
        <w:t xml:space="preserve">| </w:t>
      </w:r>
      <w:proofErr w:type="spellStart"/>
      <w:r w:rsidRPr="00110C3B">
        <w:rPr>
          <w:rFonts w:ascii="Consolas" w:hAnsi="Consolas" w:cs="Consolas"/>
          <w:sz w:val="20"/>
          <w:szCs w:val="20"/>
          <w:lang w:val="en-US"/>
        </w:rPr>
        <w:t>Variable_name</w:t>
      </w:r>
      <w:proofErr w:type="spellEnd"/>
      <w:r w:rsidRPr="00110C3B">
        <w:rPr>
          <w:rFonts w:ascii="Consolas" w:hAnsi="Consolas" w:cs="Consolas"/>
          <w:sz w:val="20"/>
          <w:szCs w:val="20"/>
          <w:lang w:val="en-US"/>
        </w:rPr>
        <w:t xml:space="preserve">              </w:t>
      </w:r>
      <w:ins w:id="413" w:author="Carolina Fajardo" w:date="2014-11-20T10:34:00Z">
        <w:r w:rsidRPr="00110C3B">
          <w:rPr>
            <w:rFonts w:ascii="Consolas" w:hAnsi="Consolas" w:cs="Consolas"/>
            <w:sz w:val="20"/>
            <w:szCs w:val="20"/>
            <w:lang w:val="en-US"/>
          </w:rPr>
          <w:t xml:space="preserve"> </w:t>
        </w:r>
      </w:ins>
      <w:r w:rsidRPr="00110C3B">
        <w:rPr>
          <w:rFonts w:ascii="Consolas" w:hAnsi="Consolas" w:cs="Consolas"/>
          <w:sz w:val="20"/>
          <w:szCs w:val="20"/>
          <w:lang w:val="en-US"/>
        </w:rPr>
        <w:t xml:space="preserve">| Value </w:t>
      </w:r>
      <w:ins w:id="414" w:author="Carolina Fajardo" w:date="2014-11-20T10:34:00Z">
        <w:r w:rsidRPr="00110C3B">
          <w:rPr>
            <w:rFonts w:ascii="Consolas" w:hAnsi="Consolas" w:cs="Consolas"/>
            <w:sz w:val="20"/>
            <w:szCs w:val="20"/>
            <w:lang w:val="en-US"/>
          </w:rPr>
          <w:t xml:space="preserve">   </w:t>
        </w:r>
      </w:ins>
      <w:r w:rsidRPr="00110C3B">
        <w:rPr>
          <w:rFonts w:ascii="Consolas" w:hAnsi="Consolas" w:cs="Consolas"/>
          <w:sz w:val="20"/>
          <w:szCs w:val="20"/>
          <w:lang w:val="en-US"/>
        </w:rPr>
        <w:t>|</w:t>
      </w:r>
    </w:p>
    <w:p w:rsidR="00F66053" w:rsidRPr="002A761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del w:id="415" w:author="Carolina Fajardo" w:date="2014-11-20T10:34:00Z"/>
          <w:rFonts w:ascii="Consolas" w:hAnsi="Consolas" w:cs="Consolas"/>
          <w:sz w:val="20"/>
          <w:szCs w:val="20"/>
          <w:lang w:val="en-US"/>
        </w:rPr>
      </w:pPr>
      <w:del w:id="416" w:author="Carolina Fajardo" w:date="2014-11-20T10:34:00Z">
        <w:r w:rsidRPr="002A761B">
          <w:rPr>
            <w:rFonts w:ascii="Consolas" w:hAnsi="Consolas" w:cs="Consolas"/>
            <w:sz w:val="20"/>
            <w:szCs w:val="20"/>
            <w:lang w:val="en-US"/>
          </w:rPr>
          <w:delText>+----------------------------+-------+</w:delText>
        </w:r>
      </w:del>
    </w:p>
    <w:p w:rsidR="00110C3B" w:rsidRPr="00110C3B" w:rsidRDefault="00110C3B" w:rsidP="00110C3B">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417" w:author="Carolina Fajardo" w:date="2014-11-20T10:34:00Z"/>
          <w:rFonts w:ascii="Consolas" w:hAnsi="Consolas" w:cs="Consolas"/>
          <w:sz w:val="20"/>
          <w:szCs w:val="20"/>
          <w:lang w:val="en-US"/>
        </w:rPr>
      </w:pPr>
      <w:ins w:id="418" w:author="Carolina Fajardo" w:date="2014-11-20T10:34:00Z">
        <w:r w:rsidRPr="00110C3B">
          <w:rPr>
            <w:rFonts w:ascii="Consolas" w:hAnsi="Consolas" w:cs="Consolas"/>
            <w:sz w:val="20"/>
            <w:szCs w:val="20"/>
            <w:lang w:val="en-US"/>
          </w:rPr>
          <w:t>+-----------------------------+----------+</w:t>
        </w:r>
      </w:ins>
    </w:p>
    <w:p w:rsidR="00110C3B" w:rsidRPr="00110C3B" w:rsidRDefault="00110C3B" w:rsidP="00110C3B">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20"/>
          <w:szCs w:val="20"/>
          <w:lang w:val="en-US"/>
        </w:rPr>
      </w:pPr>
      <w:r w:rsidRPr="00110C3B">
        <w:rPr>
          <w:rFonts w:ascii="Consolas" w:hAnsi="Consolas" w:cs="Consolas"/>
          <w:sz w:val="20"/>
          <w:szCs w:val="20"/>
          <w:lang w:val="en-US"/>
        </w:rPr>
        <w:t xml:space="preserve">| </w:t>
      </w:r>
      <w:proofErr w:type="spellStart"/>
      <w:r w:rsidRPr="00110C3B">
        <w:rPr>
          <w:rFonts w:ascii="Consolas" w:hAnsi="Consolas" w:cs="Consolas"/>
          <w:sz w:val="20"/>
          <w:szCs w:val="20"/>
          <w:lang w:val="en-US"/>
        </w:rPr>
        <w:t>connect_timeout</w:t>
      </w:r>
      <w:proofErr w:type="spellEnd"/>
      <w:r w:rsidRPr="00110C3B">
        <w:rPr>
          <w:rFonts w:ascii="Consolas" w:hAnsi="Consolas" w:cs="Consolas"/>
          <w:sz w:val="20"/>
          <w:szCs w:val="20"/>
          <w:lang w:val="en-US"/>
        </w:rPr>
        <w:t xml:space="preserve">            </w:t>
      </w:r>
      <w:ins w:id="419" w:author="Carolina Fajardo" w:date="2014-11-20T10:34:00Z">
        <w:r w:rsidRPr="00110C3B">
          <w:rPr>
            <w:rFonts w:ascii="Consolas" w:hAnsi="Consolas" w:cs="Consolas"/>
            <w:sz w:val="20"/>
            <w:szCs w:val="20"/>
            <w:lang w:val="en-US"/>
          </w:rPr>
          <w:t xml:space="preserve"> </w:t>
        </w:r>
      </w:ins>
      <w:r w:rsidRPr="00110C3B">
        <w:rPr>
          <w:rFonts w:ascii="Consolas" w:hAnsi="Consolas" w:cs="Consolas"/>
          <w:sz w:val="20"/>
          <w:szCs w:val="20"/>
          <w:lang w:val="en-US"/>
        </w:rPr>
        <w:t xml:space="preserve">| 10    </w:t>
      </w:r>
      <w:ins w:id="420" w:author="Carolina Fajardo" w:date="2014-11-20T10:34:00Z">
        <w:r w:rsidRPr="00110C3B">
          <w:rPr>
            <w:rFonts w:ascii="Consolas" w:hAnsi="Consolas" w:cs="Consolas"/>
            <w:sz w:val="20"/>
            <w:szCs w:val="20"/>
            <w:lang w:val="en-US"/>
          </w:rPr>
          <w:t xml:space="preserve">   </w:t>
        </w:r>
      </w:ins>
      <w:r w:rsidRPr="00110C3B">
        <w:rPr>
          <w:rFonts w:ascii="Consolas" w:hAnsi="Consolas" w:cs="Consolas"/>
          <w:sz w:val="20"/>
          <w:szCs w:val="20"/>
          <w:lang w:val="en-US"/>
        </w:rPr>
        <w:t>|</w:t>
      </w:r>
    </w:p>
    <w:p w:rsidR="00110C3B" w:rsidRPr="00110C3B" w:rsidRDefault="00110C3B" w:rsidP="00110C3B">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20"/>
          <w:szCs w:val="20"/>
          <w:lang w:val="en-US"/>
        </w:rPr>
      </w:pPr>
      <w:r w:rsidRPr="00110C3B">
        <w:rPr>
          <w:rFonts w:ascii="Consolas" w:hAnsi="Consolas" w:cs="Consolas"/>
          <w:sz w:val="20"/>
          <w:szCs w:val="20"/>
          <w:lang w:val="en-US"/>
        </w:rPr>
        <w:t xml:space="preserve">| </w:t>
      </w:r>
      <w:proofErr w:type="spellStart"/>
      <w:r w:rsidRPr="00110C3B">
        <w:rPr>
          <w:rFonts w:ascii="Consolas" w:hAnsi="Consolas" w:cs="Consolas"/>
          <w:sz w:val="20"/>
          <w:szCs w:val="20"/>
          <w:lang w:val="en-US"/>
        </w:rPr>
        <w:t>delayed_insert_timeout</w:t>
      </w:r>
      <w:proofErr w:type="spellEnd"/>
      <w:r w:rsidRPr="00110C3B">
        <w:rPr>
          <w:rFonts w:ascii="Consolas" w:hAnsi="Consolas" w:cs="Consolas"/>
          <w:sz w:val="20"/>
          <w:szCs w:val="20"/>
          <w:lang w:val="en-US"/>
        </w:rPr>
        <w:t xml:space="preserve">     </w:t>
      </w:r>
      <w:ins w:id="421" w:author="Carolina Fajardo" w:date="2014-11-20T10:34:00Z">
        <w:r w:rsidRPr="00110C3B">
          <w:rPr>
            <w:rFonts w:ascii="Consolas" w:hAnsi="Consolas" w:cs="Consolas"/>
            <w:sz w:val="20"/>
            <w:szCs w:val="20"/>
            <w:lang w:val="en-US"/>
          </w:rPr>
          <w:t xml:space="preserve"> </w:t>
        </w:r>
      </w:ins>
      <w:r w:rsidRPr="00110C3B">
        <w:rPr>
          <w:rFonts w:ascii="Consolas" w:hAnsi="Consolas" w:cs="Consolas"/>
          <w:sz w:val="20"/>
          <w:szCs w:val="20"/>
          <w:lang w:val="en-US"/>
        </w:rPr>
        <w:t xml:space="preserve">| 300   </w:t>
      </w:r>
      <w:ins w:id="422" w:author="Carolina Fajardo" w:date="2014-11-20T10:34:00Z">
        <w:r w:rsidRPr="00110C3B">
          <w:rPr>
            <w:rFonts w:ascii="Consolas" w:hAnsi="Consolas" w:cs="Consolas"/>
            <w:sz w:val="20"/>
            <w:szCs w:val="20"/>
            <w:lang w:val="en-US"/>
          </w:rPr>
          <w:t xml:space="preserve">   </w:t>
        </w:r>
      </w:ins>
      <w:r w:rsidRPr="00110C3B">
        <w:rPr>
          <w:rFonts w:ascii="Consolas" w:hAnsi="Consolas" w:cs="Consolas"/>
          <w:sz w:val="20"/>
          <w:szCs w:val="20"/>
          <w:lang w:val="en-US"/>
        </w:rPr>
        <w:t>|</w:t>
      </w:r>
    </w:p>
    <w:p w:rsidR="00110C3B" w:rsidRPr="00110C3B" w:rsidRDefault="00110C3B" w:rsidP="00110C3B">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423" w:author="Carolina Fajardo" w:date="2014-11-20T10:34:00Z"/>
          <w:rFonts w:ascii="Consolas" w:hAnsi="Consolas" w:cs="Consolas"/>
          <w:sz w:val="20"/>
          <w:szCs w:val="20"/>
          <w:lang w:val="en-US"/>
        </w:rPr>
      </w:pPr>
      <w:ins w:id="424" w:author="Carolina Fajardo" w:date="2014-11-20T10:34:00Z">
        <w:r w:rsidRPr="00110C3B">
          <w:rPr>
            <w:rFonts w:ascii="Consolas" w:hAnsi="Consolas" w:cs="Consolas"/>
            <w:sz w:val="20"/>
            <w:szCs w:val="20"/>
            <w:lang w:val="en-US"/>
          </w:rPr>
          <w:t xml:space="preserve">| </w:t>
        </w:r>
        <w:proofErr w:type="spellStart"/>
        <w:r w:rsidRPr="00110C3B">
          <w:rPr>
            <w:rFonts w:ascii="Consolas" w:hAnsi="Consolas" w:cs="Consolas"/>
            <w:sz w:val="20"/>
            <w:szCs w:val="20"/>
            <w:lang w:val="en-US"/>
          </w:rPr>
          <w:t>innodb_flush_log_at_timeout</w:t>
        </w:r>
        <w:proofErr w:type="spellEnd"/>
        <w:r w:rsidRPr="00110C3B">
          <w:rPr>
            <w:rFonts w:ascii="Consolas" w:hAnsi="Consolas" w:cs="Consolas"/>
            <w:sz w:val="20"/>
            <w:szCs w:val="20"/>
            <w:lang w:val="en-US"/>
          </w:rPr>
          <w:t xml:space="preserve"> | 1        |</w:t>
        </w:r>
      </w:ins>
    </w:p>
    <w:p w:rsidR="00110C3B" w:rsidRPr="00110C3B" w:rsidRDefault="00110C3B" w:rsidP="00110C3B">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20"/>
          <w:szCs w:val="20"/>
          <w:lang w:val="en-US"/>
        </w:rPr>
      </w:pPr>
      <w:r w:rsidRPr="00110C3B">
        <w:rPr>
          <w:rFonts w:ascii="Consolas" w:hAnsi="Consolas" w:cs="Consolas"/>
          <w:sz w:val="20"/>
          <w:szCs w:val="20"/>
          <w:lang w:val="en-US"/>
        </w:rPr>
        <w:t xml:space="preserve">| </w:t>
      </w:r>
      <w:proofErr w:type="spellStart"/>
      <w:r w:rsidRPr="00110C3B">
        <w:rPr>
          <w:rFonts w:ascii="Consolas" w:hAnsi="Consolas" w:cs="Consolas"/>
          <w:sz w:val="20"/>
          <w:szCs w:val="20"/>
          <w:lang w:val="en-US"/>
        </w:rPr>
        <w:t>innodb_lock_wait_timeout</w:t>
      </w:r>
      <w:proofErr w:type="spellEnd"/>
      <w:r w:rsidRPr="00110C3B">
        <w:rPr>
          <w:rFonts w:ascii="Consolas" w:hAnsi="Consolas" w:cs="Consolas"/>
          <w:sz w:val="20"/>
          <w:szCs w:val="20"/>
          <w:lang w:val="en-US"/>
        </w:rPr>
        <w:t xml:space="preserve">   </w:t>
      </w:r>
      <w:del w:id="425" w:author="Carolina Fajardo" w:date="2014-11-20T10:34:00Z">
        <w:r w:rsidR="00F66053" w:rsidRPr="002A761B">
          <w:rPr>
            <w:rFonts w:ascii="Consolas" w:hAnsi="Consolas" w:cs="Consolas"/>
            <w:sz w:val="20"/>
            <w:szCs w:val="20"/>
            <w:lang w:val="en-US"/>
          </w:rPr>
          <w:delText>| 50</w:delText>
        </w:r>
      </w:del>
      <w:ins w:id="426" w:author="Carolina Fajardo" w:date="2014-11-20T10:34:00Z">
        <w:r w:rsidRPr="00110C3B">
          <w:rPr>
            <w:rFonts w:ascii="Consolas" w:hAnsi="Consolas" w:cs="Consolas"/>
            <w:sz w:val="20"/>
            <w:szCs w:val="20"/>
            <w:lang w:val="en-US"/>
          </w:rPr>
          <w:t xml:space="preserve"> | 500  </w:t>
        </w:r>
      </w:ins>
      <w:r w:rsidRPr="00110C3B">
        <w:rPr>
          <w:rFonts w:ascii="Consolas" w:hAnsi="Consolas" w:cs="Consolas"/>
          <w:sz w:val="20"/>
          <w:szCs w:val="20"/>
          <w:lang w:val="en-US"/>
        </w:rPr>
        <w:t xml:space="preserve">    |</w:t>
      </w:r>
    </w:p>
    <w:p w:rsidR="00110C3B" w:rsidRPr="00110C3B" w:rsidRDefault="00110C3B" w:rsidP="00110C3B">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20"/>
          <w:szCs w:val="20"/>
          <w:lang w:val="en-US"/>
        </w:rPr>
      </w:pPr>
      <w:r w:rsidRPr="00110C3B">
        <w:rPr>
          <w:rFonts w:ascii="Consolas" w:hAnsi="Consolas" w:cs="Consolas"/>
          <w:sz w:val="20"/>
          <w:szCs w:val="20"/>
          <w:lang w:val="en-US"/>
        </w:rPr>
        <w:t xml:space="preserve">| </w:t>
      </w:r>
      <w:proofErr w:type="spellStart"/>
      <w:r w:rsidRPr="00110C3B">
        <w:rPr>
          <w:rFonts w:ascii="Consolas" w:hAnsi="Consolas" w:cs="Consolas"/>
          <w:sz w:val="20"/>
          <w:szCs w:val="20"/>
          <w:lang w:val="en-US"/>
        </w:rPr>
        <w:t>innodb_rollback_on_</w:t>
      </w:r>
      <w:proofErr w:type="gramStart"/>
      <w:r w:rsidRPr="00110C3B">
        <w:rPr>
          <w:rFonts w:ascii="Consolas" w:hAnsi="Consolas" w:cs="Consolas"/>
          <w:sz w:val="20"/>
          <w:szCs w:val="20"/>
          <w:lang w:val="en-US"/>
        </w:rPr>
        <w:t>timeout</w:t>
      </w:r>
      <w:proofErr w:type="spellEnd"/>
      <w:r w:rsidRPr="00110C3B">
        <w:rPr>
          <w:rFonts w:ascii="Consolas" w:hAnsi="Consolas" w:cs="Consolas"/>
          <w:sz w:val="20"/>
          <w:szCs w:val="20"/>
          <w:lang w:val="en-US"/>
        </w:rPr>
        <w:t xml:space="preserve"> </w:t>
      </w:r>
      <w:ins w:id="427" w:author="Carolina Fajardo" w:date="2014-11-20T10:34:00Z">
        <w:r w:rsidRPr="00110C3B">
          <w:rPr>
            <w:rFonts w:ascii="Consolas" w:hAnsi="Consolas" w:cs="Consolas"/>
            <w:sz w:val="20"/>
            <w:szCs w:val="20"/>
            <w:lang w:val="en-US"/>
          </w:rPr>
          <w:t xml:space="preserve"> </w:t>
        </w:r>
      </w:ins>
      <w:r w:rsidRPr="00110C3B">
        <w:rPr>
          <w:rFonts w:ascii="Consolas" w:hAnsi="Consolas" w:cs="Consolas"/>
          <w:sz w:val="20"/>
          <w:szCs w:val="20"/>
          <w:lang w:val="en-US"/>
        </w:rPr>
        <w:t>|</w:t>
      </w:r>
      <w:proofErr w:type="gramEnd"/>
      <w:r w:rsidRPr="00110C3B">
        <w:rPr>
          <w:rFonts w:ascii="Consolas" w:hAnsi="Consolas" w:cs="Consolas"/>
          <w:sz w:val="20"/>
          <w:szCs w:val="20"/>
          <w:lang w:val="en-US"/>
        </w:rPr>
        <w:t xml:space="preserve"> OFF   </w:t>
      </w:r>
      <w:ins w:id="428" w:author="Carolina Fajardo" w:date="2014-11-20T10:34:00Z">
        <w:r w:rsidRPr="00110C3B">
          <w:rPr>
            <w:rFonts w:ascii="Consolas" w:hAnsi="Consolas" w:cs="Consolas"/>
            <w:sz w:val="20"/>
            <w:szCs w:val="20"/>
            <w:lang w:val="en-US"/>
          </w:rPr>
          <w:t xml:space="preserve">   </w:t>
        </w:r>
      </w:ins>
      <w:r w:rsidRPr="00110C3B">
        <w:rPr>
          <w:rFonts w:ascii="Consolas" w:hAnsi="Consolas" w:cs="Consolas"/>
          <w:sz w:val="20"/>
          <w:szCs w:val="20"/>
          <w:lang w:val="en-US"/>
        </w:rPr>
        <w:t>|</w:t>
      </w:r>
    </w:p>
    <w:p w:rsidR="00110C3B" w:rsidRPr="00110C3B" w:rsidRDefault="00110C3B" w:rsidP="00110C3B">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20"/>
          <w:szCs w:val="20"/>
          <w:lang w:val="en-US"/>
        </w:rPr>
      </w:pPr>
      <w:r w:rsidRPr="00110C3B">
        <w:rPr>
          <w:rFonts w:ascii="Consolas" w:hAnsi="Consolas" w:cs="Consolas"/>
          <w:sz w:val="20"/>
          <w:szCs w:val="20"/>
          <w:lang w:val="en-US"/>
        </w:rPr>
        <w:t xml:space="preserve">| </w:t>
      </w:r>
      <w:proofErr w:type="spellStart"/>
      <w:r w:rsidRPr="00110C3B">
        <w:rPr>
          <w:rFonts w:ascii="Consolas" w:hAnsi="Consolas" w:cs="Consolas"/>
          <w:sz w:val="20"/>
          <w:szCs w:val="20"/>
          <w:lang w:val="en-US"/>
        </w:rPr>
        <w:t>interactive_timeout</w:t>
      </w:r>
      <w:proofErr w:type="spellEnd"/>
      <w:r w:rsidRPr="00110C3B">
        <w:rPr>
          <w:rFonts w:ascii="Consolas" w:hAnsi="Consolas" w:cs="Consolas"/>
          <w:sz w:val="20"/>
          <w:szCs w:val="20"/>
          <w:lang w:val="en-US"/>
        </w:rPr>
        <w:t xml:space="preserve">        </w:t>
      </w:r>
      <w:ins w:id="429" w:author="Carolina Fajardo" w:date="2014-11-20T10:34:00Z">
        <w:r w:rsidRPr="00110C3B">
          <w:rPr>
            <w:rFonts w:ascii="Consolas" w:hAnsi="Consolas" w:cs="Consolas"/>
            <w:sz w:val="20"/>
            <w:szCs w:val="20"/>
            <w:lang w:val="en-US"/>
          </w:rPr>
          <w:t xml:space="preserve"> </w:t>
        </w:r>
      </w:ins>
      <w:r w:rsidRPr="00110C3B">
        <w:rPr>
          <w:rFonts w:ascii="Consolas" w:hAnsi="Consolas" w:cs="Consolas"/>
          <w:sz w:val="20"/>
          <w:szCs w:val="20"/>
          <w:lang w:val="en-US"/>
        </w:rPr>
        <w:t xml:space="preserve">| 28800 </w:t>
      </w:r>
      <w:ins w:id="430" w:author="Carolina Fajardo" w:date="2014-11-20T10:34:00Z">
        <w:r w:rsidRPr="00110C3B">
          <w:rPr>
            <w:rFonts w:ascii="Consolas" w:hAnsi="Consolas" w:cs="Consolas"/>
            <w:sz w:val="20"/>
            <w:szCs w:val="20"/>
            <w:lang w:val="en-US"/>
          </w:rPr>
          <w:t xml:space="preserve">   </w:t>
        </w:r>
      </w:ins>
      <w:r w:rsidRPr="00110C3B">
        <w:rPr>
          <w:rFonts w:ascii="Consolas" w:hAnsi="Consolas" w:cs="Consolas"/>
          <w:sz w:val="20"/>
          <w:szCs w:val="20"/>
          <w:lang w:val="en-US"/>
        </w:rPr>
        <w:t>|</w:t>
      </w:r>
    </w:p>
    <w:p w:rsidR="00110C3B" w:rsidRPr="00110C3B" w:rsidRDefault="00110C3B" w:rsidP="00110C3B">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431" w:author="Carolina Fajardo" w:date="2014-11-20T10:34:00Z"/>
          <w:rFonts w:ascii="Consolas" w:hAnsi="Consolas" w:cs="Consolas"/>
          <w:sz w:val="20"/>
          <w:szCs w:val="20"/>
          <w:lang w:val="en-US"/>
        </w:rPr>
      </w:pPr>
      <w:ins w:id="432" w:author="Carolina Fajardo" w:date="2014-11-20T10:34:00Z">
        <w:r w:rsidRPr="00110C3B">
          <w:rPr>
            <w:rFonts w:ascii="Consolas" w:hAnsi="Consolas" w:cs="Consolas"/>
            <w:sz w:val="20"/>
            <w:szCs w:val="20"/>
            <w:lang w:val="en-US"/>
          </w:rPr>
          <w:t xml:space="preserve">| </w:t>
        </w:r>
        <w:proofErr w:type="spellStart"/>
        <w:r w:rsidRPr="00110C3B">
          <w:rPr>
            <w:rFonts w:ascii="Consolas" w:hAnsi="Consolas" w:cs="Consolas"/>
            <w:sz w:val="20"/>
            <w:szCs w:val="20"/>
            <w:lang w:val="en-US"/>
          </w:rPr>
          <w:t>lock_wait_timeout</w:t>
        </w:r>
        <w:proofErr w:type="spellEnd"/>
        <w:r w:rsidRPr="00110C3B">
          <w:rPr>
            <w:rFonts w:ascii="Consolas" w:hAnsi="Consolas" w:cs="Consolas"/>
            <w:sz w:val="20"/>
            <w:szCs w:val="20"/>
            <w:lang w:val="en-US"/>
          </w:rPr>
          <w:t xml:space="preserve">           | 31536000 |</w:t>
        </w:r>
      </w:ins>
    </w:p>
    <w:p w:rsidR="00110C3B" w:rsidRPr="00110C3B" w:rsidRDefault="00110C3B" w:rsidP="00110C3B">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20"/>
          <w:szCs w:val="20"/>
          <w:lang w:val="en-US"/>
        </w:rPr>
      </w:pPr>
      <w:r w:rsidRPr="00110C3B">
        <w:rPr>
          <w:rFonts w:ascii="Consolas" w:hAnsi="Consolas" w:cs="Consolas"/>
          <w:sz w:val="20"/>
          <w:szCs w:val="20"/>
          <w:lang w:val="en-US"/>
        </w:rPr>
        <w:t xml:space="preserve">| </w:t>
      </w:r>
      <w:proofErr w:type="spellStart"/>
      <w:r w:rsidRPr="00110C3B">
        <w:rPr>
          <w:rFonts w:ascii="Consolas" w:hAnsi="Consolas" w:cs="Consolas"/>
          <w:sz w:val="20"/>
          <w:szCs w:val="20"/>
          <w:lang w:val="en-US"/>
        </w:rPr>
        <w:t>net_read_timeout</w:t>
      </w:r>
      <w:proofErr w:type="spellEnd"/>
      <w:r w:rsidRPr="00110C3B">
        <w:rPr>
          <w:rFonts w:ascii="Consolas" w:hAnsi="Consolas" w:cs="Consolas"/>
          <w:sz w:val="20"/>
          <w:szCs w:val="20"/>
          <w:lang w:val="en-US"/>
        </w:rPr>
        <w:t xml:space="preserve">           </w:t>
      </w:r>
      <w:ins w:id="433" w:author="Carolina Fajardo" w:date="2014-11-20T10:34:00Z">
        <w:r w:rsidRPr="00110C3B">
          <w:rPr>
            <w:rFonts w:ascii="Consolas" w:hAnsi="Consolas" w:cs="Consolas"/>
            <w:sz w:val="20"/>
            <w:szCs w:val="20"/>
            <w:lang w:val="en-US"/>
          </w:rPr>
          <w:t xml:space="preserve"> </w:t>
        </w:r>
      </w:ins>
      <w:r w:rsidRPr="00110C3B">
        <w:rPr>
          <w:rFonts w:ascii="Consolas" w:hAnsi="Consolas" w:cs="Consolas"/>
          <w:sz w:val="20"/>
          <w:szCs w:val="20"/>
          <w:lang w:val="en-US"/>
        </w:rPr>
        <w:t xml:space="preserve">| 30    </w:t>
      </w:r>
      <w:ins w:id="434" w:author="Carolina Fajardo" w:date="2014-11-20T10:34:00Z">
        <w:r w:rsidRPr="00110C3B">
          <w:rPr>
            <w:rFonts w:ascii="Consolas" w:hAnsi="Consolas" w:cs="Consolas"/>
            <w:sz w:val="20"/>
            <w:szCs w:val="20"/>
            <w:lang w:val="en-US"/>
          </w:rPr>
          <w:t xml:space="preserve">   </w:t>
        </w:r>
      </w:ins>
      <w:r w:rsidRPr="00110C3B">
        <w:rPr>
          <w:rFonts w:ascii="Consolas" w:hAnsi="Consolas" w:cs="Consolas"/>
          <w:sz w:val="20"/>
          <w:szCs w:val="20"/>
          <w:lang w:val="en-US"/>
        </w:rPr>
        <w:t>|</w:t>
      </w:r>
    </w:p>
    <w:p w:rsidR="00110C3B" w:rsidRPr="00110C3B" w:rsidRDefault="00110C3B" w:rsidP="00110C3B">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20"/>
          <w:szCs w:val="20"/>
          <w:lang w:val="en-US"/>
        </w:rPr>
      </w:pPr>
      <w:r w:rsidRPr="00110C3B">
        <w:rPr>
          <w:rFonts w:ascii="Consolas" w:hAnsi="Consolas" w:cs="Consolas"/>
          <w:sz w:val="20"/>
          <w:szCs w:val="20"/>
          <w:lang w:val="en-US"/>
        </w:rPr>
        <w:t xml:space="preserve">| </w:t>
      </w:r>
      <w:proofErr w:type="spellStart"/>
      <w:r w:rsidRPr="00110C3B">
        <w:rPr>
          <w:rFonts w:ascii="Consolas" w:hAnsi="Consolas" w:cs="Consolas"/>
          <w:sz w:val="20"/>
          <w:szCs w:val="20"/>
          <w:lang w:val="en-US"/>
        </w:rPr>
        <w:t>net_write_timeout</w:t>
      </w:r>
      <w:proofErr w:type="spellEnd"/>
      <w:r w:rsidRPr="00110C3B">
        <w:rPr>
          <w:rFonts w:ascii="Consolas" w:hAnsi="Consolas" w:cs="Consolas"/>
          <w:sz w:val="20"/>
          <w:szCs w:val="20"/>
          <w:lang w:val="en-US"/>
        </w:rPr>
        <w:t xml:space="preserve">          </w:t>
      </w:r>
      <w:ins w:id="435" w:author="Carolina Fajardo" w:date="2014-11-20T10:34:00Z">
        <w:r w:rsidRPr="00110C3B">
          <w:rPr>
            <w:rFonts w:ascii="Consolas" w:hAnsi="Consolas" w:cs="Consolas"/>
            <w:sz w:val="20"/>
            <w:szCs w:val="20"/>
            <w:lang w:val="en-US"/>
          </w:rPr>
          <w:t xml:space="preserve"> </w:t>
        </w:r>
      </w:ins>
      <w:r w:rsidRPr="00110C3B">
        <w:rPr>
          <w:rFonts w:ascii="Consolas" w:hAnsi="Consolas" w:cs="Consolas"/>
          <w:sz w:val="20"/>
          <w:szCs w:val="20"/>
          <w:lang w:val="en-US"/>
        </w:rPr>
        <w:t xml:space="preserve">| 60    </w:t>
      </w:r>
      <w:ins w:id="436" w:author="Carolina Fajardo" w:date="2014-11-20T10:34:00Z">
        <w:r w:rsidRPr="00110C3B">
          <w:rPr>
            <w:rFonts w:ascii="Consolas" w:hAnsi="Consolas" w:cs="Consolas"/>
            <w:sz w:val="20"/>
            <w:szCs w:val="20"/>
            <w:lang w:val="en-US"/>
          </w:rPr>
          <w:t xml:space="preserve">   </w:t>
        </w:r>
      </w:ins>
      <w:r w:rsidRPr="00110C3B">
        <w:rPr>
          <w:rFonts w:ascii="Consolas" w:hAnsi="Consolas" w:cs="Consolas"/>
          <w:sz w:val="20"/>
          <w:szCs w:val="20"/>
          <w:lang w:val="en-US"/>
        </w:rPr>
        <w:t>|</w:t>
      </w:r>
    </w:p>
    <w:p w:rsidR="00110C3B" w:rsidRPr="00110C3B" w:rsidRDefault="00110C3B" w:rsidP="00110C3B">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437" w:author="Carolina Fajardo" w:date="2014-11-20T10:34:00Z"/>
          <w:rFonts w:ascii="Consolas" w:hAnsi="Consolas" w:cs="Consolas"/>
          <w:sz w:val="20"/>
          <w:szCs w:val="20"/>
          <w:lang w:val="en-US"/>
        </w:rPr>
      </w:pPr>
      <w:ins w:id="438" w:author="Carolina Fajardo" w:date="2014-11-20T10:34:00Z">
        <w:r w:rsidRPr="00110C3B">
          <w:rPr>
            <w:rFonts w:ascii="Consolas" w:hAnsi="Consolas" w:cs="Consolas"/>
            <w:sz w:val="20"/>
            <w:szCs w:val="20"/>
            <w:lang w:val="en-US"/>
          </w:rPr>
          <w:t xml:space="preserve">| </w:t>
        </w:r>
        <w:proofErr w:type="spellStart"/>
        <w:r w:rsidRPr="00110C3B">
          <w:rPr>
            <w:rFonts w:ascii="Consolas" w:hAnsi="Consolas" w:cs="Consolas"/>
            <w:sz w:val="20"/>
            <w:szCs w:val="20"/>
            <w:lang w:val="en-US"/>
          </w:rPr>
          <w:t>rpl_stop_slave_timeout</w:t>
        </w:r>
        <w:proofErr w:type="spellEnd"/>
        <w:r w:rsidRPr="00110C3B">
          <w:rPr>
            <w:rFonts w:ascii="Consolas" w:hAnsi="Consolas" w:cs="Consolas"/>
            <w:sz w:val="20"/>
            <w:szCs w:val="20"/>
            <w:lang w:val="en-US"/>
          </w:rPr>
          <w:t xml:space="preserve">      | 31536000 |</w:t>
        </w:r>
      </w:ins>
    </w:p>
    <w:p w:rsidR="00110C3B" w:rsidRPr="00110C3B" w:rsidRDefault="00110C3B" w:rsidP="00110C3B">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20"/>
          <w:szCs w:val="20"/>
          <w:lang w:val="en-US"/>
        </w:rPr>
      </w:pPr>
      <w:r w:rsidRPr="00110C3B">
        <w:rPr>
          <w:rFonts w:ascii="Consolas" w:hAnsi="Consolas" w:cs="Consolas"/>
          <w:sz w:val="20"/>
          <w:szCs w:val="20"/>
          <w:lang w:val="en-US"/>
        </w:rPr>
        <w:t xml:space="preserve">| </w:t>
      </w:r>
      <w:proofErr w:type="spellStart"/>
      <w:r w:rsidRPr="00110C3B">
        <w:rPr>
          <w:rFonts w:ascii="Consolas" w:hAnsi="Consolas" w:cs="Consolas"/>
          <w:sz w:val="20"/>
          <w:szCs w:val="20"/>
          <w:lang w:val="en-US"/>
        </w:rPr>
        <w:t>slave_net_timeout</w:t>
      </w:r>
      <w:proofErr w:type="spellEnd"/>
      <w:r w:rsidRPr="00110C3B">
        <w:rPr>
          <w:rFonts w:ascii="Consolas" w:hAnsi="Consolas" w:cs="Consolas"/>
          <w:sz w:val="20"/>
          <w:szCs w:val="20"/>
          <w:lang w:val="en-US"/>
        </w:rPr>
        <w:t xml:space="preserve">          </w:t>
      </w:r>
      <w:ins w:id="439" w:author="Carolina Fajardo" w:date="2014-11-20T10:34:00Z">
        <w:r w:rsidRPr="00110C3B">
          <w:rPr>
            <w:rFonts w:ascii="Consolas" w:hAnsi="Consolas" w:cs="Consolas"/>
            <w:sz w:val="20"/>
            <w:szCs w:val="20"/>
            <w:lang w:val="en-US"/>
          </w:rPr>
          <w:t xml:space="preserve"> </w:t>
        </w:r>
      </w:ins>
      <w:r w:rsidRPr="00110C3B">
        <w:rPr>
          <w:rFonts w:ascii="Consolas" w:hAnsi="Consolas" w:cs="Consolas"/>
          <w:sz w:val="20"/>
          <w:szCs w:val="20"/>
          <w:lang w:val="en-US"/>
        </w:rPr>
        <w:t xml:space="preserve">| 3600  </w:t>
      </w:r>
      <w:ins w:id="440" w:author="Carolina Fajardo" w:date="2014-11-20T10:34:00Z">
        <w:r w:rsidRPr="00110C3B">
          <w:rPr>
            <w:rFonts w:ascii="Consolas" w:hAnsi="Consolas" w:cs="Consolas"/>
            <w:sz w:val="20"/>
            <w:szCs w:val="20"/>
            <w:lang w:val="en-US"/>
          </w:rPr>
          <w:t xml:space="preserve">   </w:t>
        </w:r>
      </w:ins>
      <w:r w:rsidRPr="00110C3B">
        <w:rPr>
          <w:rFonts w:ascii="Consolas" w:hAnsi="Consolas" w:cs="Consolas"/>
          <w:sz w:val="20"/>
          <w:szCs w:val="20"/>
          <w:lang w:val="en-US"/>
        </w:rPr>
        <w:t>|</w:t>
      </w:r>
    </w:p>
    <w:p w:rsidR="00F66053" w:rsidRPr="002A761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del w:id="441" w:author="Carolina Fajardo" w:date="2014-11-20T10:34:00Z"/>
          <w:rFonts w:ascii="Consolas" w:hAnsi="Consolas" w:cs="Consolas"/>
          <w:sz w:val="20"/>
          <w:szCs w:val="20"/>
          <w:lang w:val="en-US"/>
        </w:rPr>
      </w:pPr>
      <w:del w:id="442" w:author="Carolina Fajardo" w:date="2014-11-20T10:34:00Z">
        <w:r w:rsidRPr="002A761B">
          <w:rPr>
            <w:rFonts w:ascii="Consolas" w:hAnsi="Consolas" w:cs="Consolas"/>
            <w:sz w:val="20"/>
            <w:szCs w:val="20"/>
            <w:lang w:val="en-US"/>
          </w:rPr>
          <w:delText>| table_lock_wait_timeout    | 50    |</w:delText>
        </w:r>
      </w:del>
    </w:p>
    <w:p w:rsidR="00110C3B" w:rsidRPr="00110C3B" w:rsidRDefault="00110C3B" w:rsidP="00110C3B">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20"/>
          <w:szCs w:val="20"/>
          <w:lang w:val="en-US"/>
        </w:rPr>
      </w:pPr>
      <w:r w:rsidRPr="00110C3B">
        <w:rPr>
          <w:rFonts w:ascii="Consolas" w:hAnsi="Consolas" w:cs="Consolas"/>
          <w:sz w:val="20"/>
          <w:szCs w:val="20"/>
          <w:lang w:val="en-US"/>
        </w:rPr>
        <w:t xml:space="preserve">| </w:t>
      </w:r>
      <w:proofErr w:type="spellStart"/>
      <w:r w:rsidRPr="00110C3B">
        <w:rPr>
          <w:rFonts w:ascii="Consolas" w:hAnsi="Consolas" w:cs="Consolas"/>
          <w:sz w:val="20"/>
          <w:szCs w:val="20"/>
          <w:lang w:val="en-US"/>
        </w:rPr>
        <w:t>wait_timeout</w:t>
      </w:r>
      <w:proofErr w:type="spellEnd"/>
      <w:r w:rsidRPr="00110C3B">
        <w:rPr>
          <w:rFonts w:ascii="Consolas" w:hAnsi="Consolas" w:cs="Consolas"/>
          <w:sz w:val="20"/>
          <w:szCs w:val="20"/>
          <w:lang w:val="en-US"/>
        </w:rPr>
        <w:t xml:space="preserve">               </w:t>
      </w:r>
      <w:ins w:id="443" w:author="Carolina Fajardo" w:date="2014-11-20T10:34:00Z">
        <w:r w:rsidRPr="00110C3B">
          <w:rPr>
            <w:rFonts w:ascii="Consolas" w:hAnsi="Consolas" w:cs="Consolas"/>
            <w:sz w:val="20"/>
            <w:szCs w:val="20"/>
            <w:lang w:val="en-US"/>
          </w:rPr>
          <w:t xml:space="preserve"> </w:t>
        </w:r>
      </w:ins>
      <w:r w:rsidRPr="00110C3B">
        <w:rPr>
          <w:rFonts w:ascii="Consolas" w:hAnsi="Consolas" w:cs="Consolas"/>
          <w:sz w:val="20"/>
          <w:szCs w:val="20"/>
          <w:lang w:val="en-US"/>
        </w:rPr>
        <w:t xml:space="preserve">| 28800 </w:t>
      </w:r>
      <w:ins w:id="444" w:author="Carolina Fajardo" w:date="2014-11-20T10:34:00Z">
        <w:r w:rsidRPr="00110C3B">
          <w:rPr>
            <w:rFonts w:ascii="Consolas" w:hAnsi="Consolas" w:cs="Consolas"/>
            <w:sz w:val="20"/>
            <w:szCs w:val="20"/>
            <w:lang w:val="en-US"/>
          </w:rPr>
          <w:t xml:space="preserve">   </w:t>
        </w:r>
      </w:ins>
      <w:r w:rsidRPr="00110C3B">
        <w:rPr>
          <w:rFonts w:ascii="Consolas" w:hAnsi="Consolas" w:cs="Consolas"/>
          <w:sz w:val="20"/>
          <w:szCs w:val="20"/>
          <w:lang w:val="en-US"/>
        </w:rPr>
        <w:t>|</w:t>
      </w:r>
    </w:p>
    <w:p w:rsidR="00F66053" w:rsidRPr="00E17509"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del w:id="445" w:author="Carolina Fajardo" w:date="2014-11-20T10:34:00Z"/>
          <w:rFonts w:ascii="Consolas" w:hAnsi="Consolas" w:cs="Consolas"/>
          <w:sz w:val="20"/>
          <w:szCs w:val="20"/>
          <w:lang w:val="es-CO"/>
        </w:rPr>
      </w:pPr>
      <w:del w:id="446" w:author="Carolina Fajardo" w:date="2014-11-20T10:34:00Z">
        <w:r w:rsidRPr="00E17509">
          <w:rPr>
            <w:rFonts w:ascii="Consolas" w:hAnsi="Consolas" w:cs="Consolas"/>
            <w:sz w:val="20"/>
            <w:szCs w:val="20"/>
            <w:lang w:val="es-CO"/>
          </w:rPr>
          <w:delText>+----------------------------+-------+</w:delText>
        </w:r>
      </w:del>
    </w:p>
    <w:tbl>
      <w:tblPr>
        <w:tblW w:w="0" w:type="auto"/>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93"/>
        <w:gridCol w:w="1215"/>
      </w:tblGrid>
      <w:tr w:rsidR="00110C3B">
        <w:trPr>
          <w:ins w:id="447" w:author="Carolina Fajardo" w:date="2014-11-20T10:34:00Z"/>
        </w:trPr>
        <w:tc>
          <w:tcPr>
            <w:tcW w:w="3293" w:type="dxa"/>
          </w:tcPr>
          <w:p w:rsidR="00110C3B" w:rsidRDefault="00110C3B" w:rsidP="00110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448" w:author="Carolina Fajardo" w:date="2014-11-20T10:34:00Z"/>
                <w:lang w:val="en-US"/>
              </w:rPr>
            </w:pPr>
          </w:p>
        </w:tc>
        <w:tc>
          <w:tcPr>
            <w:tcW w:w="1215" w:type="dxa"/>
          </w:tcPr>
          <w:p w:rsidR="00110C3B" w:rsidRDefault="00110C3B" w:rsidP="00110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449" w:author="Carolina Fajardo" w:date="2014-11-20T10:34:00Z"/>
                <w:lang w:val="en-US"/>
              </w:rPr>
            </w:pPr>
          </w:p>
        </w:tc>
      </w:tr>
    </w:tbl>
    <w:p w:rsidR="00F66053" w:rsidRPr="00B61FC3" w:rsidRDefault="00F66053" w:rsidP="00110C3B">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r w:rsidRPr="00B61FC3">
        <w:rPr>
          <w:lang w:val="en-US"/>
        </w:rPr>
        <w:t>10 rows in set (0.00 sec)</w:t>
      </w:r>
    </w:p>
    <w:p w:rsidR="000F5DCA" w:rsidRPr="00B61FC3" w:rsidRDefault="000F5DCA" w:rsidP="000F5DCA">
      <w:pPr>
        <w:pStyle w:val="Textocomentario"/>
        <w:rPr>
          <w:lang w:val="en-US"/>
        </w:rPr>
      </w:pPr>
    </w:p>
    <w:p w:rsidR="000F5DCA" w:rsidRPr="00E17509" w:rsidRDefault="00F66053" w:rsidP="00E17509">
      <w:pPr>
        <w:pStyle w:val="Textocomentario"/>
        <w:jc w:val="both"/>
        <w:rPr>
          <w:rFonts w:ascii="Arial" w:hAnsi="Arial" w:cs="Arial"/>
          <w:sz w:val="24"/>
          <w:szCs w:val="24"/>
        </w:rPr>
      </w:pPr>
      <w:r w:rsidRPr="00E17509">
        <w:rPr>
          <w:rFonts w:ascii="Arial" w:hAnsi="Arial" w:cs="Arial"/>
          <w:sz w:val="24"/>
          <w:szCs w:val="24"/>
          <w:lang w:val="es-CO"/>
        </w:rPr>
        <w:t xml:space="preserve">Ajuste </w:t>
      </w:r>
      <w:r w:rsidR="00A90DFA" w:rsidRPr="00E17509">
        <w:rPr>
          <w:rFonts w:ascii="Arial" w:hAnsi="Arial" w:cs="Arial"/>
          <w:sz w:val="24"/>
          <w:szCs w:val="24"/>
          <w:lang w:val="es-CO"/>
        </w:rPr>
        <w:t>los siguientes parámetros que son requeridos po</w:t>
      </w:r>
      <w:r w:rsidR="007738A8" w:rsidRPr="00E17509">
        <w:rPr>
          <w:rFonts w:ascii="Arial" w:hAnsi="Arial" w:cs="Arial"/>
          <w:sz w:val="24"/>
          <w:szCs w:val="24"/>
          <w:lang w:val="es-CO"/>
        </w:rPr>
        <w:t>r</w:t>
      </w:r>
      <w:r w:rsidR="00A90DFA" w:rsidRPr="00E17509">
        <w:rPr>
          <w:rFonts w:ascii="Arial" w:hAnsi="Arial" w:cs="Arial"/>
          <w:sz w:val="24"/>
          <w:szCs w:val="24"/>
          <w:lang w:val="es-CO"/>
        </w:rPr>
        <w:t xml:space="preserve"> la aplicación.</w:t>
      </w:r>
      <w:r w:rsidR="000F5DCA" w:rsidRPr="00E17509">
        <w:rPr>
          <w:rFonts w:ascii="Arial" w:hAnsi="Arial" w:cs="Arial"/>
          <w:sz w:val="24"/>
          <w:szCs w:val="24"/>
          <w:lang w:val="es-CO"/>
        </w:rPr>
        <w:t xml:space="preserve"> </w:t>
      </w:r>
      <w:r w:rsidR="000F5DCA" w:rsidRPr="00E17509">
        <w:rPr>
          <w:rFonts w:ascii="Arial" w:hAnsi="Arial" w:cs="Arial"/>
          <w:sz w:val="24"/>
          <w:szCs w:val="24"/>
        </w:rPr>
        <w:t xml:space="preserve"> </w:t>
      </w:r>
      <w:r w:rsidR="000F5DCA">
        <w:rPr>
          <w:rFonts w:ascii="Arial" w:hAnsi="Arial" w:cs="Arial"/>
          <w:sz w:val="24"/>
          <w:szCs w:val="24"/>
        </w:rPr>
        <w:t>E</w:t>
      </w:r>
      <w:r w:rsidR="000F5DCA" w:rsidRPr="00E17509">
        <w:rPr>
          <w:rFonts w:ascii="Arial" w:hAnsi="Arial" w:cs="Arial"/>
          <w:sz w:val="24"/>
          <w:szCs w:val="24"/>
        </w:rPr>
        <w:t xml:space="preserve">l objetivo es cerrar las conexiones inactivas, descargando al servidor y evitando  vulnerabilidades por estar demasiado tiempo abiertas, pero se amplia y se </w:t>
      </w:r>
      <w:r w:rsidR="000F5DCA" w:rsidRPr="00E17509">
        <w:rPr>
          <w:rFonts w:ascii="Arial" w:hAnsi="Arial" w:cs="Arial"/>
          <w:sz w:val="24"/>
          <w:szCs w:val="24"/>
        </w:rPr>
        <w:lastRenderedPageBreak/>
        <w:t>adiciona nuevos parámetros que la aplicación requiere para su correcto funcionamiento.</w:t>
      </w:r>
    </w:p>
    <w:p w:rsidR="00F66053" w:rsidRPr="00DF55F8" w:rsidRDefault="00F66053" w:rsidP="00F66053">
      <w:pPr>
        <w:pStyle w:val="GELParrafo"/>
        <w:rPr>
          <w:lang w:val="es-CO"/>
        </w:rPr>
      </w:pPr>
    </w:p>
    <w:p w:rsidR="00F66053" w:rsidRPr="00DF55F8" w:rsidRDefault="00F66053" w:rsidP="00F66053">
      <w:pPr>
        <w:rPr>
          <w:rFonts w:ascii="Verdana" w:hAnsi="Verdana"/>
          <w:lang w:val="es-CO"/>
        </w:rPr>
      </w:pPr>
    </w:p>
    <w:p w:rsidR="00F66053" w:rsidRPr="002A761B" w:rsidRDefault="00F66053" w:rsidP="00DF55F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right" w:pos="8840"/>
        </w:tabs>
        <w:spacing w:line="300" w:lineRule="atLeast"/>
        <w:rPr>
          <w:lang w:val="en-US"/>
        </w:rPr>
      </w:pPr>
      <w:proofErr w:type="spellStart"/>
      <w:proofErr w:type="gramStart"/>
      <w:r w:rsidRPr="002A761B">
        <w:rPr>
          <w:lang w:val="en-US"/>
        </w:rPr>
        <w:t>mysql</w:t>
      </w:r>
      <w:proofErr w:type="spellEnd"/>
      <w:proofErr w:type="gramEnd"/>
      <w:r w:rsidRPr="002A761B">
        <w:rPr>
          <w:lang w:val="en-US"/>
        </w:rPr>
        <w:t xml:space="preserve">&gt; set global </w:t>
      </w:r>
      <w:proofErr w:type="spellStart"/>
      <w:r w:rsidRPr="002A761B">
        <w:rPr>
          <w:lang w:val="en-US"/>
        </w:rPr>
        <w:t>interactive_timeout</w:t>
      </w:r>
      <w:proofErr w:type="spellEnd"/>
      <w:r w:rsidRPr="002A761B">
        <w:rPr>
          <w:lang w:val="en-US"/>
        </w:rPr>
        <w:t>=60;</w:t>
      </w:r>
      <w:r w:rsidR="00454234">
        <w:rPr>
          <w:lang w:val="en-US"/>
        </w:rPr>
        <w:tab/>
      </w:r>
    </w:p>
    <w:p w:rsidR="00F66053"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r w:rsidRPr="002A761B">
        <w:rPr>
          <w:lang w:val="en-US"/>
        </w:rPr>
        <w:t>Query OK, 0 rows affected (0.00 sec)</w:t>
      </w:r>
    </w:p>
    <w:p w:rsidR="00A90DFA" w:rsidRDefault="00A90DFA"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p>
    <w:p w:rsidR="00A90DFA" w:rsidRDefault="00A90DFA"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proofErr w:type="spellStart"/>
      <w:proofErr w:type="gramStart"/>
      <w:r w:rsidRPr="002A761B">
        <w:rPr>
          <w:lang w:val="en-US"/>
        </w:rPr>
        <w:t>mysql</w:t>
      </w:r>
      <w:proofErr w:type="spellEnd"/>
      <w:proofErr w:type="gramEnd"/>
      <w:r w:rsidRPr="002A761B">
        <w:rPr>
          <w:lang w:val="en-US"/>
        </w:rPr>
        <w:t xml:space="preserve">&gt; </w:t>
      </w:r>
      <w:r w:rsidRPr="00DF55F8">
        <w:rPr>
          <w:lang w:val="en-US"/>
        </w:rPr>
        <w:t xml:space="preserve">set global </w:t>
      </w:r>
      <w:proofErr w:type="spellStart"/>
      <w:r w:rsidRPr="00DF55F8">
        <w:rPr>
          <w:lang w:val="en-US"/>
        </w:rPr>
        <w:t>max_connections</w:t>
      </w:r>
      <w:proofErr w:type="spellEnd"/>
      <w:r w:rsidRPr="00DF55F8">
        <w:rPr>
          <w:lang w:val="en-US"/>
        </w:rPr>
        <w:t xml:space="preserve"> = 300</w:t>
      </w:r>
      <w:r>
        <w:rPr>
          <w:lang w:val="en-US"/>
        </w:rPr>
        <w:t>;</w:t>
      </w:r>
    </w:p>
    <w:p w:rsidR="00A90DFA" w:rsidRDefault="00A90DFA" w:rsidP="00A90DF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r w:rsidRPr="002A761B">
        <w:rPr>
          <w:lang w:val="en-US"/>
        </w:rPr>
        <w:t>Query OK, 0 rows affected (0.00 sec)</w:t>
      </w:r>
    </w:p>
    <w:p w:rsidR="00A90DFA" w:rsidRDefault="00A90DFA"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r w:rsidRPr="00DF55F8">
        <w:rPr>
          <w:lang w:val="en-US"/>
        </w:rPr>
        <w:br/>
      </w:r>
      <w:proofErr w:type="spellStart"/>
      <w:proofErr w:type="gramStart"/>
      <w:r w:rsidRPr="002A761B">
        <w:rPr>
          <w:lang w:val="en-US"/>
        </w:rPr>
        <w:t>mysql</w:t>
      </w:r>
      <w:proofErr w:type="spellEnd"/>
      <w:proofErr w:type="gramEnd"/>
      <w:r w:rsidRPr="002A761B">
        <w:rPr>
          <w:lang w:val="en-US"/>
        </w:rPr>
        <w:t xml:space="preserve">&gt; </w:t>
      </w:r>
      <w:r w:rsidRPr="00DF55F8">
        <w:rPr>
          <w:lang w:val="en-US"/>
        </w:rPr>
        <w:t xml:space="preserve">set global </w:t>
      </w:r>
      <w:proofErr w:type="spellStart"/>
      <w:r w:rsidRPr="00DF55F8">
        <w:rPr>
          <w:lang w:val="en-US"/>
        </w:rPr>
        <w:t>net_write_timeout</w:t>
      </w:r>
      <w:proofErr w:type="spellEnd"/>
      <w:r w:rsidRPr="00DF55F8">
        <w:rPr>
          <w:lang w:val="en-US"/>
        </w:rPr>
        <w:t xml:space="preserve"> = 180</w:t>
      </w:r>
      <w:r>
        <w:rPr>
          <w:lang w:val="en-US"/>
        </w:rPr>
        <w:t>;</w:t>
      </w:r>
    </w:p>
    <w:p w:rsidR="00A90DFA" w:rsidRDefault="00A90DFA" w:rsidP="00A90DF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r w:rsidRPr="002A761B">
        <w:rPr>
          <w:lang w:val="en-US"/>
        </w:rPr>
        <w:t>Query OK, 0 rows affected (0.00 sec)</w:t>
      </w:r>
    </w:p>
    <w:p w:rsidR="00A90DFA" w:rsidRDefault="00A90DFA"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r w:rsidRPr="00DF55F8">
        <w:rPr>
          <w:lang w:val="en-US"/>
        </w:rPr>
        <w:br/>
      </w:r>
      <w:proofErr w:type="spellStart"/>
      <w:proofErr w:type="gramStart"/>
      <w:r w:rsidRPr="002A761B">
        <w:rPr>
          <w:lang w:val="en-US"/>
        </w:rPr>
        <w:t>mysql</w:t>
      </w:r>
      <w:proofErr w:type="spellEnd"/>
      <w:proofErr w:type="gramEnd"/>
      <w:r w:rsidRPr="002A761B">
        <w:rPr>
          <w:lang w:val="en-US"/>
        </w:rPr>
        <w:t xml:space="preserve">&gt; </w:t>
      </w:r>
      <w:r w:rsidRPr="00DF55F8">
        <w:rPr>
          <w:lang w:val="en-US"/>
        </w:rPr>
        <w:t xml:space="preserve">set global </w:t>
      </w:r>
      <w:proofErr w:type="spellStart"/>
      <w:r w:rsidRPr="00DF55F8">
        <w:rPr>
          <w:lang w:val="en-US"/>
        </w:rPr>
        <w:t>net_read_timeout</w:t>
      </w:r>
      <w:proofErr w:type="spellEnd"/>
      <w:r w:rsidRPr="00DF55F8">
        <w:rPr>
          <w:lang w:val="en-US"/>
        </w:rPr>
        <w:t xml:space="preserve"> = 80</w:t>
      </w:r>
      <w:r>
        <w:rPr>
          <w:lang w:val="en-US"/>
        </w:rPr>
        <w:t>;</w:t>
      </w:r>
    </w:p>
    <w:p w:rsidR="00A90DFA" w:rsidRDefault="00A90DFA" w:rsidP="00A90DFA">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r w:rsidRPr="002A761B">
        <w:rPr>
          <w:lang w:val="en-US"/>
        </w:rPr>
        <w:t>Query OK, 0 rows affected (0.00 sec)</w:t>
      </w:r>
    </w:p>
    <w:p w:rsidR="00A90DFA" w:rsidRPr="007E0D1D" w:rsidRDefault="00A90DFA"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p>
    <w:p w:rsidR="00F66053" w:rsidRDefault="00F66053" w:rsidP="00F66053">
      <w:pPr>
        <w:pStyle w:val="GELParrafo"/>
      </w:pPr>
      <w:r w:rsidRPr="007C2BB7">
        <w:t>Verifique la actualización de la variable</w:t>
      </w:r>
    </w:p>
    <w:p w:rsidR="00F66053" w:rsidRPr="007C2BB7" w:rsidRDefault="00F66053" w:rsidP="00F66053">
      <w:pPr>
        <w:rPr>
          <w:rFonts w:ascii="Verdana" w:hAnsi="Verdana"/>
        </w:rPr>
      </w:pPr>
    </w:p>
    <w:p w:rsidR="00F66053" w:rsidRPr="002A761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proofErr w:type="spellStart"/>
      <w:proofErr w:type="gramStart"/>
      <w:r w:rsidRPr="002A761B">
        <w:rPr>
          <w:lang w:val="en-US"/>
        </w:rPr>
        <w:t>mysql</w:t>
      </w:r>
      <w:proofErr w:type="spellEnd"/>
      <w:proofErr w:type="gramEnd"/>
      <w:r w:rsidRPr="002A761B">
        <w:rPr>
          <w:lang w:val="en-US"/>
        </w:rPr>
        <w:t>&gt; show global variables like '%timeout%';</w:t>
      </w:r>
    </w:p>
    <w:p w:rsidR="00F66053" w:rsidRPr="002A761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2A761B">
        <w:rPr>
          <w:rFonts w:ascii="Consolas" w:hAnsi="Consolas" w:cs="Consolas"/>
          <w:sz w:val="18"/>
          <w:szCs w:val="18"/>
          <w:lang w:val="en-US"/>
        </w:rPr>
        <w:t>+----------------------------+-------+</w:t>
      </w:r>
    </w:p>
    <w:p w:rsidR="00F66053" w:rsidRPr="002A761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2A761B">
        <w:rPr>
          <w:rFonts w:ascii="Consolas" w:hAnsi="Consolas" w:cs="Consolas"/>
          <w:sz w:val="18"/>
          <w:szCs w:val="18"/>
          <w:lang w:val="en-US"/>
        </w:rPr>
        <w:t xml:space="preserve">| </w:t>
      </w:r>
      <w:proofErr w:type="spellStart"/>
      <w:r w:rsidRPr="002A761B">
        <w:rPr>
          <w:rFonts w:ascii="Consolas" w:hAnsi="Consolas" w:cs="Consolas"/>
          <w:sz w:val="18"/>
          <w:szCs w:val="18"/>
          <w:lang w:val="en-US"/>
        </w:rPr>
        <w:t>Variable_name</w:t>
      </w:r>
      <w:proofErr w:type="spellEnd"/>
      <w:r w:rsidRPr="002A761B">
        <w:rPr>
          <w:rFonts w:ascii="Consolas" w:hAnsi="Consolas" w:cs="Consolas"/>
          <w:sz w:val="18"/>
          <w:szCs w:val="18"/>
          <w:lang w:val="en-US"/>
        </w:rPr>
        <w:t xml:space="preserve">              | Value |</w:t>
      </w:r>
    </w:p>
    <w:p w:rsidR="00F66053" w:rsidRPr="002A761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2A761B">
        <w:rPr>
          <w:rFonts w:ascii="Consolas" w:hAnsi="Consolas" w:cs="Consolas"/>
          <w:sz w:val="18"/>
          <w:szCs w:val="18"/>
          <w:lang w:val="en-US"/>
        </w:rPr>
        <w:t>+----------------------------+-------+</w:t>
      </w:r>
    </w:p>
    <w:p w:rsidR="00F66053" w:rsidRPr="002A761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2A761B">
        <w:rPr>
          <w:rFonts w:ascii="Consolas" w:hAnsi="Consolas" w:cs="Consolas"/>
          <w:sz w:val="18"/>
          <w:szCs w:val="18"/>
          <w:lang w:val="en-US"/>
        </w:rPr>
        <w:t xml:space="preserve">| </w:t>
      </w:r>
      <w:proofErr w:type="spellStart"/>
      <w:r w:rsidRPr="002A761B">
        <w:rPr>
          <w:rFonts w:ascii="Consolas" w:hAnsi="Consolas" w:cs="Consolas"/>
          <w:sz w:val="18"/>
          <w:szCs w:val="18"/>
          <w:lang w:val="en-US"/>
        </w:rPr>
        <w:t>connect_timeout</w:t>
      </w:r>
      <w:proofErr w:type="spellEnd"/>
      <w:r w:rsidRPr="002A761B">
        <w:rPr>
          <w:rFonts w:ascii="Consolas" w:hAnsi="Consolas" w:cs="Consolas"/>
          <w:sz w:val="18"/>
          <w:szCs w:val="18"/>
          <w:lang w:val="en-US"/>
        </w:rPr>
        <w:t xml:space="preserve">            | 10    |</w:t>
      </w:r>
    </w:p>
    <w:p w:rsidR="00F66053" w:rsidRPr="002A761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2A761B">
        <w:rPr>
          <w:rFonts w:ascii="Consolas" w:hAnsi="Consolas" w:cs="Consolas"/>
          <w:sz w:val="18"/>
          <w:szCs w:val="18"/>
          <w:lang w:val="en-US"/>
        </w:rPr>
        <w:t xml:space="preserve">| </w:t>
      </w:r>
      <w:proofErr w:type="spellStart"/>
      <w:r w:rsidRPr="002A761B">
        <w:rPr>
          <w:rFonts w:ascii="Consolas" w:hAnsi="Consolas" w:cs="Consolas"/>
          <w:sz w:val="18"/>
          <w:szCs w:val="18"/>
          <w:lang w:val="en-US"/>
        </w:rPr>
        <w:t>delayed_insert_timeout</w:t>
      </w:r>
      <w:proofErr w:type="spellEnd"/>
      <w:r w:rsidRPr="002A761B">
        <w:rPr>
          <w:rFonts w:ascii="Consolas" w:hAnsi="Consolas" w:cs="Consolas"/>
          <w:sz w:val="18"/>
          <w:szCs w:val="18"/>
          <w:lang w:val="en-US"/>
        </w:rPr>
        <w:t xml:space="preserve">     | 300   |</w:t>
      </w:r>
    </w:p>
    <w:p w:rsidR="00F66053" w:rsidRPr="002A761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2A761B">
        <w:rPr>
          <w:rFonts w:ascii="Consolas" w:hAnsi="Consolas" w:cs="Consolas"/>
          <w:sz w:val="18"/>
          <w:szCs w:val="18"/>
          <w:lang w:val="en-US"/>
        </w:rPr>
        <w:t xml:space="preserve">| </w:t>
      </w:r>
      <w:proofErr w:type="spellStart"/>
      <w:r w:rsidRPr="002A761B">
        <w:rPr>
          <w:rFonts w:ascii="Consolas" w:hAnsi="Consolas" w:cs="Consolas"/>
          <w:sz w:val="18"/>
          <w:szCs w:val="18"/>
          <w:lang w:val="en-US"/>
        </w:rPr>
        <w:t>innodb_lock_wait_timeout</w:t>
      </w:r>
      <w:proofErr w:type="spellEnd"/>
      <w:r w:rsidRPr="002A761B">
        <w:rPr>
          <w:rFonts w:ascii="Consolas" w:hAnsi="Consolas" w:cs="Consolas"/>
          <w:sz w:val="18"/>
          <w:szCs w:val="18"/>
          <w:lang w:val="en-US"/>
        </w:rPr>
        <w:t xml:space="preserve">   | 50    |</w:t>
      </w:r>
    </w:p>
    <w:p w:rsidR="00F66053" w:rsidRPr="002A761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2A761B">
        <w:rPr>
          <w:rFonts w:ascii="Consolas" w:hAnsi="Consolas" w:cs="Consolas"/>
          <w:sz w:val="18"/>
          <w:szCs w:val="18"/>
          <w:lang w:val="en-US"/>
        </w:rPr>
        <w:t xml:space="preserve">| </w:t>
      </w:r>
      <w:proofErr w:type="spellStart"/>
      <w:r w:rsidRPr="002A761B">
        <w:rPr>
          <w:rFonts w:ascii="Consolas" w:hAnsi="Consolas" w:cs="Consolas"/>
          <w:sz w:val="18"/>
          <w:szCs w:val="18"/>
          <w:lang w:val="en-US"/>
        </w:rPr>
        <w:t>innodb_rollback_on_timeout</w:t>
      </w:r>
      <w:proofErr w:type="spellEnd"/>
      <w:r w:rsidRPr="002A761B">
        <w:rPr>
          <w:rFonts w:ascii="Consolas" w:hAnsi="Consolas" w:cs="Consolas"/>
          <w:sz w:val="18"/>
          <w:szCs w:val="18"/>
          <w:lang w:val="en-US"/>
        </w:rPr>
        <w:t xml:space="preserve"> | OFF   |</w:t>
      </w:r>
    </w:p>
    <w:p w:rsidR="00F66053" w:rsidRPr="002A761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2A761B">
        <w:rPr>
          <w:rFonts w:ascii="Consolas" w:hAnsi="Consolas" w:cs="Consolas"/>
          <w:sz w:val="18"/>
          <w:szCs w:val="18"/>
          <w:lang w:val="en-US"/>
        </w:rPr>
        <w:t xml:space="preserve">| </w:t>
      </w:r>
      <w:proofErr w:type="spellStart"/>
      <w:r w:rsidRPr="002A761B">
        <w:rPr>
          <w:rFonts w:ascii="Consolas" w:hAnsi="Consolas" w:cs="Consolas"/>
          <w:sz w:val="18"/>
          <w:szCs w:val="18"/>
          <w:lang w:val="en-US"/>
        </w:rPr>
        <w:t>interactive_timeout</w:t>
      </w:r>
      <w:proofErr w:type="spellEnd"/>
      <w:r w:rsidRPr="002A761B">
        <w:rPr>
          <w:rFonts w:ascii="Consolas" w:hAnsi="Consolas" w:cs="Consolas"/>
          <w:sz w:val="18"/>
          <w:szCs w:val="18"/>
          <w:lang w:val="en-US"/>
        </w:rPr>
        <w:t xml:space="preserve">        | 60    |</w:t>
      </w:r>
    </w:p>
    <w:p w:rsidR="00F66053" w:rsidRPr="002A761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2A761B">
        <w:rPr>
          <w:rFonts w:ascii="Consolas" w:hAnsi="Consolas" w:cs="Consolas"/>
          <w:sz w:val="18"/>
          <w:szCs w:val="18"/>
          <w:lang w:val="en-US"/>
        </w:rPr>
        <w:t xml:space="preserve">| </w:t>
      </w:r>
      <w:proofErr w:type="spellStart"/>
      <w:r w:rsidRPr="002A761B">
        <w:rPr>
          <w:rFonts w:ascii="Consolas" w:hAnsi="Consolas" w:cs="Consolas"/>
          <w:sz w:val="18"/>
          <w:szCs w:val="18"/>
          <w:lang w:val="en-US"/>
        </w:rPr>
        <w:t>net_read_timeout</w:t>
      </w:r>
      <w:proofErr w:type="spellEnd"/>
      <w:r w:rsidRPr="002A761B">
        <w:rPr>
          <w:rFonts w:ascii="Consolas" w:hAnsi="Consolas" w:cs="Consolas"/>
          <w:sz w:val="18"/>
          <w:szCs w:val="18"/>
          <w:lang w:val="en-US"/>
        </w:rPr>
        <w:t xml:space="preserve">           | 30    |</w:t>
      </w:r>
    </w:p>
    <w:p w:rsidR="00F66053" w:rsidRPr="002A761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2A761B">
        <w:rPr>
          <w:rFonts w:ascii="Consolas" w:hAnsi="Consolas" w:cs="Consolas"/>
          <w:sz w:val="18"/>
          <w:szCs w:val="18"/>
          <w:lang w:val="en-US"/>
        </w:rPr>
        <w:t xml:space="preserve">| </w:t>
      </w:r>
      <w:proofErr w:type="spellStart"/>
      <w:r w:rsidRPr="002A761B">
        <w:rPr>
          <w:rFonts w:ascii="Consolas" w:hAnsi="Consolas" w:cs="Consolas"/>
          <w:sz w:val="18"/>
          <w:szCs w:val="18"/>
          <w:lang w:val="en-US"/>
        </w:rPr>
        <w:t>net_write_timeout</w:t>
      </w:r>
      <w:proofErr w:type="spellEnd"/>
      <w:r w:rsidRPr="002A761B">
        <w:rPr>
          <w:rFonts w:ascii="Consolas" w:hAnsi="Consolas" w:cs="Consolas"/>
          <w:sz w:val="18"/>
          <w:szCs w:val="18"/>
          <w:lang w:val="en-US"/>
        </w:rPr>
        <w:t xml:space="preserve">          | 60    |</w:t>
      </w:r>
    </w:p>
    <w:p w:rsidR="00F66053" w:rsidRPr="002A761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2A761B">
        <w:rPr>
          <w:rFonts w:ascii="Consolas" w:hAnsi="Consolas" w:cs="Consolas"/>
          <w:sz w:val="18"/>
          <w:szCs w:val="18"/>
          <w:lang w:val="en-US"/>
        </w:rPr>
        <w:t xml:space="preserve">| </w:t>
      </w:r>
      <w:proofErr w:type="spellStart"/>
      <w:r w:rsidRPr="002A761B">
        <w:rPr>
          <w:rFonts w:ascii="Consolas" w:hAnsi="Consolas" w:cs="Consolas"/>
          <w:sz w:val="18"/>
          <w:szCs w:val="18"/>
          <w:lang w:val="en-US"/>
        </w:rPr>
        <w:t>slave_net_timeout</w:t>
      </w:r>
      <w:proofErr w:type="spellEnd"/>
      <w:r w:rsidRPr="002A761B">
        <w:rPr>
          <w:rFonts w:ascii="Consolas" w:hAnsi="Consolas" w:cs="Consolas"/>
          <w:sz w:val="18"/>
          <w:szCs w:val="18"/>
          <w:lang w:val="en-US"/>
        </w:rPr>
        <w:t xml:space="preserve">          | </w:t>
      </w:r>
      <w:proofErr w:type="gramStart"/>
      <w:r w:rsidRPr="002A761B">
        <w:rPr>
          <w:rFonts w:ascii="Consolas" w:hAnsi="Consolas" w:cs="Consolas"/>
          <w:sz w:val="18"/>
          <w:szCs w:val="18"/>
          <w:lang w:val="en-US"/>
        </w:rPr>
        <w:t>3600  |</w:t>
      </w:r>
      <w:proofErr w:type="gramEnd"/>
    </w:p>
    <w:p w:rsidR="00F66053" w:rsidRPr="002A761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2A761B">
        <w:rPr>
          <w:rFonts w:ascii="Consolas" w:hAnsi="Consolas" w:cs="Consolas"/>
          <w:sz w:val="18"/>
          <w:szCs w:val="18"/>
          <w:lang w:val="en-US"/>
        </w:rPr>
        <w:t xml:space="preserve">| </w:t>
      </w:r>
      <w:proofErr w:type="spellStart"/>
      <w:r w:rsidRPr="002A761B">
        <w:rPr>
          <w:rFonts w:ascii="Consolas" w:hAnsi="Consolas" w:cs="Consolas"/>
          <w:sz w:val="18"/>
          <w:szCs w:val="18"/>
          <w:lang w:val="en-US"/>
        </w:rPr>
        <w:t>table_lock_wait_timeout</w:t>
      </w:r>
      <w:proofErr w:type="spellEnd"/>
      <w:r w:rsidRPr="002A761B">
        <w:rPr>
          <w:rFonts w:ascii="Consolas" w:hAnsi="Consolas" w:cs="Consolas"/>
          <w:sz w:val="18"/>
          <w:szCs w:val="18"/>
          <w:lang w:val="en-US"/>
        </w:rPr>
        <w:t xml:space="preserve">    | 50    |</w:t>
      </w:r>
    </w:p>
    <w:p w:rsidR="00F66053" w:rsidRPr="002A761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2A761B">
        <w:rPr>
          <w:rFonts w:ascii="Consolas" w:hAnsi="Consolas" w:cs="Consolas"/>
          <w:sz w:val="18"/>
          <w:szCs w:val="18"/>
          <w:lang w:val="en-US"/>
        </w:rPr>
        <w:t xml:space="preserve">| </w:t>
      </w:r>
      <w:proofErr w:type="spellStart"/>
      <w:r w:rsidRPr="002A761B">
        <w:rPr>
          <w:rFonts w:ascii="Consolas" w:hAnsi="Consolas" w:cs="Consolas"/>
          <w:sz w:val="18"/>
          <w:szCs w:val="18"/>
          <w:lang w:val="en-US"/>
        </w:rPr>
        <w:t>wait_timeout</w:t>
      </w:r>
      <w:proofErr w:type="spellEnd"/>
      <w:r w:rsidRPr="002A761B">
        <w:rPr>
          <w:rFonts w:ascii="Consolas" w:hAnsi="Consolas" w:cs="Consolas"/>
          <w:sz w:val="18"/>
          <w:szCs w:val="18"/>
          <w:lang w:val="en-US"/>
        </w:rPr>
        <w:t xml:space="preserve">               | 28800 |</w:t>
      </w:r>
    </w:p>
    <w:p w:rsidR="00F66053" w:rsidRPr="002A0B77"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sz w:val="18"/>
          <w:lang w:val="es-CO"/>
        </w:rPr>
      </w:pPr>
      <w:r w:rsidRPr="002A0B77">
        <w:rPr>
          <w:rFonts w:ascii="Consolas" w:hAnsi="Consolas"/>
          <w:sz w:val="18"/>
          <w:lang w:val="es-CO"/>
        </w:rPr>
        <w:t>+----------------------------+-------+</w:t>
      </w:r>
    </w:p>
    <w:p w:rsidR="00F66053" w:rsidRPr="002A0B77"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s-CO"/>
        </w:rPr>
      </w:pPr>
      <w:r w:rsidRPr="002A0B77">
        <w:rPr>
          <w:lang w:val="es-CO"/>
        </w:rPr>
        <w:t xml:space="preserve">10 </w:t>
      </w:r>
      <w:proofErr w:type="spellStart"/>
      <w:r w:rsidRPr="002A0B77">
        <w:rPr>
          <w:lang w:val="es-CO"/>
        </w:rPr>
        <w:t>rows</w:t>
      </w:r>
      <w:proofErr w:type="spellEnd"/>
      <w:r w:rsidRPr="002A0B77">
        <w:rPr>
          <w:lang w:val="es-CO"/>
        </w:rPr>
        <w:t xml:space="preserve"> in set (0.00 </w:t>
      </w:r>
      <w:proofErr w:type="spellStart"/>
      <w:r w:rsidRPr="002A0B77">
        <w:rPr>
          <w:lang w:val="es-CO"/>
        </w:rPr>
        <w:t>sec</w:t>
      </w:r>
      <w:proofErr w:type="spellEnd"/>
      <w:r w:rsidRPr="002A0B77">
        <w:rPr>
          <w:lang w:val="es-CO"/>
        </w:rPr>
        <w:t>)</w:t>
      </w:r>
    </w:p>
    <w:p w:rsidR="00F66053" w:rsidRDefault="00F66053" w:rsidP="00F66053">
      <w:pPr>
        <w:pStyle w:val="GELParrafo"/>
      </w:pPr>
      <w:r>
        <w:t>Ver conexiones en tiempo real, desde el sistema operativo digite:</w:t>
      </w:r>
    </w:p>
    <w:p w:rsidR="00F66053" w:rsidRDefault="00F66053" w:rsidP="00F66053">
      <w:pPr>
        <w:rPr>
          <w:rFonts w:ascii="Verdana" w:hAnsi="Verdana"/>
        </w:rPr>
      </w:pPr>
    </w:p>
    <w:p w:rsidR="00F66053" w:rsidRPr="00F27180"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proofErr w:type="spellStart"/>
      <w:proofErr w:type="gramStart"/>
      <w:r w:rsidRPr="00F27180">
        <w:rPr>
          <w:rFonts w:ascii="Consolas" w:hAnsi="Consolas" w:cs="Consolas"/>
          <w:sz w:val="18"/>
          <w:szCs w:val="18"/>
          <w:lang w:val="en-US"/>
        </w:rPr>
        <w:t>mysqladmin</w:t>
      </w:r>
      <w:proofErr w:type="spellEnd"/>
      <w:proofErr w:type="gramEnd"/>
      <w:r w:rsidRPr="00F27180">
        <w:rPr>
          <w:rFonts w:ascii="Consolas" w:hAnsi="Consolas" w:cs="Consolas"/>
          <w:sz w:val="18"/>
          <w:szCs w:val="18"/>
          <w:lang w:val="en-US"/>
        </w:rPr>
        <w:t xml:space="preserve"> </w:t>
      </w:r>
      <w:proofErr w:type="spellStart"/>
      <w:r w:rsidRPr="00F27180">
        <w:rPr>
          <w:rFonts w:ascii="Consolas" w:hAnsi="Consolas" w:cs="Consolas"/>
          <w:sz w:val="18"/>
          <w:szCs w:val="18"/>
          <w:lang w:val="en-US"/>
        </w:rPr>
        <w:t>proc</w:t>
      </w:r>
      <w:proofErr w:type="spellEnd"/>
      <w:r w:rsidRPr="00F27180">
        <w:rPr>
          <w:rFonts w:ascii="Consolas" w:hAnsi="Consolas" w:cs="Consolas"/>
          <w:sz w:val="18"/>
          <w:szCs w:val="18"/>
          <w:lang w:val="en-US"/>
        </w:rPr>
        <w:t xml:space="preserve"> stat -i1 -p</w:t>
      </w:r>
    </w:p>
    <w:p w:rsidR="00F66053" w:rsidRPr="00F27180"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p>
    <w:p w:rsidR="00F66053" w:rsidRPr="00F27180"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F27180">
        <w:rPr>
          <w:rFonts w:ascii="Consolas" w:hAnsi="Consolas" w:cs="Consolas"/>
          <w:sz w:val="18"/>
          <w:szCs w:val="18"/>
          <w:lang w:val="en-US"/>
        </w:rPr>
        <w:t>Enter password:</w:t>
      </w:r>
    </w:p>
    <w:p w:rsidR="00F66053" w:rsidRPr="00F27180"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F27180">
        <w:rPr>
          <w:rFonts w:ascii="Consolas" w:hAnsi="Consolas" w:cs="Consolas"/>
          <w:sz w:val="18"/>
          <w:szCs w:val="18"/>
          <w:lang w:val="en-US"/>
        </w:rPr>
        <w:lastRenderedPageBreak/>
        <w:t>+----+------+-----------+----+---------+------+-------+------------------+</w:t>
      </w:r>
    </w:p>
    <w:p w:rsidR="00F66053" w:rsidRPr="00F27180"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F27180">
        <w:rPr>
          <w:rFonts w:ascii="Consolas" w:hAnsi="Consolas" w:cs="Consolas"/>
          <w:sz w:val="18"/>
          <w:szCs w:val="18"/>
          <w:lang w:val="en-US"/>
        </w:rPr>
        <w:t xml:space="preserve">| Id | User | Host      | </w:t>
      </w:r>
      <w:proofErr w:type="spellStart"/>
      <w:r w:rsidRPr="00F27180">
        <w:rPr>
          <w:rFonts w:ascii="Consolas" w:hAnsi="Consolas" w:cs="Consolas"/>
          <w:sz w:val="18"/>
          <w:szCs w:val="18"/>
          <w:lang w:val="en-US"/>
        </w:rPr>
        <w:t>db</w:t>
      </w:r>
      <w:proofErr w:type="spellEnd"/>
      <w:r w:rsidRPr="00F27180">
        <w:rPr>
          <w:rFonts w:ascii="Consolas" w:hAnsi="Consolas" w:cs="Consolas"/>
          <w:sz w:val="18"/>
          <w:szCs w:val="18"/>
          <w:lang w:val="en-US"/>
        </w:rPr>
        <w:t xml:space="preserve"> | Command | Time | State | Info             |</w:t>
      </w:r>
    </w:p>
    <w:p w:rsidR="00F66053" w:rsidRPr="002A761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2A761B">
        <w:rPr>
          <w:rFonts w:ascii="Consolas" w:hAnsi="Consolas" w:cs="Consolas"/>
          <w:sz w:val="18"/>
          <w:szCs w:val="18"/>
          <w:lang w:val="en-US"/>
        </w:rPr>
        <w:t>+----+------+-----------+----+---------+------+-------+------------------+</w:t>
      </w:r>
    </w:p>
    <w:p w:rsidR="00F66053" w:rsidRPr="002A761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2A761B">
        <w:rPr>
          <w:rFonts w:ascii="Consolas" w:hAnsi="Consolas" w:cs="Consolas"/>
          <w:sz w:val="18"/>
          <w:szCs w:val="18"/>
          <w:lang w:val="en-US"/>
        </w:rPr>
        <w:t xml:space="preserve">| </w:t>
      </w:r>
      <w:proofErr w:type="gramStart"/>
      <w:r w:rsidRPr="002A761B">
        <w:rPr>
          <w:rFonts w:ascii="Consolas" w:hAnsi="Consolas" w:cs="Consolas"/>
          <w:sz w:val="18"/>
          <w:szCs w:val="18"/>
          <w:lang w:val="en-US"/>
        </w:rPr>
        <w:t>4  |</w:t>
      </w:r>
      <w:proofErr w:type="gramEnd"/>
      <w:r w:rsidRPr="002A761B">
        <w:rPr>
          <w:rFonts w:ascii="Consolas" w:hAnsi="Consolas" w:cs="Consolas"/>
          <w:sz w:val="18"/>
          <w:szCs w:val="18"/>
          <w:lang w:val="en-US"/>
        </w:rPr>
        <w:t xml:space="preserve"> root | localhost |    | Query   | 0    |       | show </w:t>
      </w:r>
      <w:proofErr w:type="spellStart"/>
      <w:r w:rsidRPr="002A761B">
        <w:rPr>
          <w:rFonts w:ascii="Consolas" w:hAnsi="Consolas" w:cs="Consolas"/>
          <w:sz w:val="18"/>
          <w:szCs w:val="18"/>
          <w:lang w:val="en-US"/>
        </w:rPr>
        <w:t>processlist</w:t>
      </w:r>
      <w:proofErr w:type="spellEnd"/>
      <w:r w:rsidRPr="002A761B">
        <w:rPr>
          <w:rFonts w:ascii="Consolas" w:hAnsi="Consolas" w:cs="Consolas"/>
          <w:sz w:val="18"/>
          <w:szCs w:val="18"/>
          <w:lang w:val="en-US"/>
        </w:rPr>
        <w:t xml:space="preserve"> |</w:t>
      </w:r>
    </w:p>
    <w:p w:rsidR="00F66053" w:rsidRPr="002A761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2A761B">
        <w:rPr>
          <w:rFonts w:ascii="Consolas" w:hAnsi="Consolas" w:cs="Consolas"/>
          <w:sz w:val="18"/>
          <w:szCs w:val="18"/>
          <w:lang w:val="en-US"/>
        </w:rPr>
        <w:t>+----+------+-----------+----+---------+------+-------+------------------+</w:t>
      </w:r>
    </w:p>
    <w:p w:rsidR="00F66053" w:rsidRPr="002A761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2A761B">
        <w:rPr>
          <w:rFonts w:ascii="Consolas" w:hAnsi="Consolas" w:cs="Consolas"/>
          <w:sz w:val="18"/>
          <w:szCs w:val="18"/>
          <w:lang w:val="en-US"/>
        </w:rPr>
        <w:t xml:space="preserve">Uptime: </w:t>
      </w:r>
      <w:proofErr w:type="gramStart"/>
      <w:r w:rsidRPr="002A761B">
        <w:rPr>
          <w:rFonts w:ascii="Consolas" w:hAnsi="Consolas" w:cs="Consolas"/>
          <w:sz w:val="18"/>
          <w:szCs w:val="18"/>
          <w:lang w:val="en-US"/>
        </w:rPr>
        <w:t>348  Threads</w:t>
      </w:r>
      <w:proofErr w:type="gramEnd"/>
      <w:r w:rsidRPr="002A761B">
        <w:rPr>
          <w:rFonts w:ascii="Consolas" w:hAnsi="Consolas" w:cs="Consolas"/>
          <w:sz w:val="18"/>
          <w:szCs w:val="18"/>
          <w:lang w:val="en-US"/>
        </w:rPr>
        <w:t xml:space="preserve">: 1  Questions: 20  Slow queries: 0  Opens: 12  Flush tables: 1  Open tables: 6  Queries per second </w:t>
      </w:r>
      <w:proofErr w:type="spellStart"/>
      <w:r w:rsidRPr="002A761B">
        <w:rPr>
          <w:rFonts w:ascii="Consolas" w:hAnsi="Consolas" w:cs="Consolas"/>
          <w:sz w:val="18"/>
          <w:szCs w:val="18"/>
          <w:lang w:val="en-US"/>
        </w:rPr>
        <w:t>avg</w:t>
      </w:r>
      <w:proofErr w:type="spellEnd"/>
      <w:r w:rsidRPr="002A761B">
        <w:rPr>
          <w:rFonts w:ascii="Consolas" w:hAnsi="Consolas" w:cs="Consolas"/>
          <w:sz w:val="18"/>
          <w:szCs w:val="18"/>
          <w:lang w:val="en-US"/>
        </w:rPr>
        <w:t>: 0.057</w:t>
      </w:r>
    </w:p>
    <w:p w:rsidR="00F66053" w:rsidRDefault="00F66053" w:rsidP="00F66053">
      <w:pPr>
        <w:rPr>
          <w:rFonts w:ascii="Verdana" w:hAnsi="Verdana"/>
          <w:lang w:val="en-US"/>
        </w:rPr>
      </w:pPr>
    </w:p>
    <w:p w:rsidR="00F66053" w:rsidRPr="00F27180" w:rsidRDefault="00F66053" w:rsidP="00F66053">
      <w:pPr>
        <w:pStyle w:val="GELParrafo"/>
      </w:pPr>
      <w:r w:rsidRPr="00F27180">
        <w:t>Ingrese a la base de datos</w:t>
      </w:r>
      <w:r>
        <w:t xml:space="preserve"> </w:t>
      </w:r>
    </w:p>
    <w:p w:rsidR="00F66053" w:rsidRPr="00F27180" w:rsidRDefault="00F66053" w:rsidP="00F66053">
      <w:pPr>
        <w:rPr>
          <w:rFonts w:ascii="Verdana" w:hAnsi="Verdana"/>
        </w:rPr>
      </w:pPr>
    </w:p>
    <w:p w:rsidR="00F66053" w:rsidRPr="00F27180" w:rsidRDefault="005E7A4C"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rPr>
      </w:pPr>
      <w:proofErr w:type="spellStart"/>
      <w:proofErr w:type="gramStart"/>
      <w:r>
        <w:rPr>
          <w:rFonts w:ascii="Consolas" w:hAnsi="Consolas" w:cs="Consolas"/>
          <w:sz w:val="18"/>
          <w:szCs w:val="18"/>
        </w:rPr>
        <w:t>m</w:t>
      </w:r>
      <w:r w:rsidR="00F66053" w:rsidRPr="00F27180">
        <w:rPr>
          <w:rFonts w:ascii="Consolas" w:hAnsi="Consolas" w:cs="Consolas"/>
          <w:sz w:val="18"/>
          <w:szCs w:val="18"/>
        </w:rPr>
        <w:t>ysql</w:t>
      </w:r>
      <w:proofErr w:type="spellEnd"/>
      <w:proofErr w:type="gramEnd"/>
      <w:r w:rsidR="00F66053">
        <w:rPr>
          <w:rFonts w:ascii="Consolas" w:hAnsi="Consolas" w:cs="Consolas"/>
          <w:sz w:val="18"/>
          <w:szCs w:val="18"/>
        </w:rPr>
        <w:t xml:space="preserve"> –u</w:t>
      </w:r>
      <w:r w:rsidR="004A54AA">
        <w:rPr>
          <w:rFonts w:ascii="Consolas" w:hAnsi="Consolas" w:cs="Consolas"/>
          <w:sz w:val="18"/>
          <w:szCs w:val="18"/>
        </w:rPr>
        <w:t xml:space="preserve"> </w:t>
      </w:r>
      <w:proofErr w:type="spellStart"/>
      <w:r w:rsidR="00F66053">
        <w:rPr>
          <w:rFonts w:ascii="Consolas" w:hAnsi="Consolas" w:cs="Consolas"/>
          <w:sz w:val="18"/>
          <w:szCs w:val="18"/>
        </w:rPr>
        <w:t>root</w:t>
      </w:r>
      <w:proofErr w:type="spellEnd"/>
      <w:r w:rsidR="00F66053">
        <w:rPr>
          <w:rFonts w:ascii="Consolas" w:hAnsi="Consolas" w:cs="Consolas"/>
          <w:sz w:val="18"/>
          <w:szCs w:val="18"/>
        </w:rPr>
        <w:t xml:space="preserve"> -p</w:t>
      </w:r>
    </w:p>
    <w:p w:rsidR="00F66053" w:rsidRPr="00F27180" w:rsidRDefault="00F66053" w:rsidP="00F66053">
      <w:pPr>
        <w:rPr>
          <w:rFonts w:ascii="Verdana" w:hAnsi="Verdana"/>
        </w:rPr>
      </w:pPr>
    </w:p>
    <w:p w:rsidR="00F66053" w:rsidRPr="00F27180" w:rsidRDefault="00886EE7" w:rsidP="00F66053">
      <w:pPr>
        <w:rPr>
          <w:rFonts w:ascii="Verdana" w:hAnsi="Verdana"/>
        </w:rPr>
      </w:pPr>
      <w:r w:rsidRPr="00F27180">
        <w:rPr>
          <w:rFonts w:ascii="Verdana" w:hAnsi="Verdana"/>
        </w:rPr>
        <w:t>Seleccione</w:t>
      </w:r>
      <w:r w:rsidR="00F66053" w:rsidRPr="00F27180">
        <w:rPr>
          <w:rFonts w:ascii="Verdana" w:hAnsi="Verdana"/>
        </w:rPr>
        <w:t xml:space="preserve"> la base de datos </w:t>
      </w:r>
      <w:proofErr w:type="spellStart"/>
      <w:r w:rsidR="00F66053" w:rsidRPr="00F27180">
        <w:rPr>
          <w:rFonts w:ascii="Verdana" w:hAnsi="Verdana"/>
        </w:rPr>
        <w:t>mysql</w:t>
      </w:r>
      <w:proofErr w:type="spellEnd"/>
      <w:r w:rsidR="00F66053" w:rsidRPr="00F27180">
        <w:rPr>
          <w:rFonts w:ascii="Verdana" w:hAnsi="Verdana"/>
        </w:rPr>
        <w:t>.</w:t>
      </w:r>
    </w:p>
    <w:p w:rsidR="00F66053" w:rsidRPr="00821BE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821BEB">
        <w:rPr>
          <w:rFonts w:ascii="Consolas" w:hAnsi="Consolas" w:cs="Consolas"/>
          <w:sz w:val="18"/>
          <w:szCs w:val="18"/>
          <w:lang w:val="en-US"/>
        </w:rPr>
        <w:t>Enter password:</w:t>
      </w:r>
      <w:r>
        <w:rPr>
          <w:rFonts w:ascii="Consolas" w:hAnsi="Consolas" w:cs="Consolas"/>
          <w:sz w:val="18"/>
          <w:szCs w:val="18"/>
          <w:lang w:val="en-US"/>
        </w:rPr>
        <w:t xml:space="preserve"> *********</w:t>
      </w:r>
    </w:p>
    <w:p w:rsidR="00F66053" w:rsidRPr="00821BE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821BEB">
        <w:rPr>
          <w:rFonts w:ascii="Consolas" w:hAnsi="Consolas" w:cs="Consolas"/>
          <w:sz w:val="18"/>
          <w:szCs w:val="18"/>
          <w:lang w:val="en-US"/>
        </w:rPr>
        <w:t xml:space="preserve">Welcome to the MySQL monitor.  Commands end </w:t>
      </w:r>
      <w:proofErr w:type="gramStart"/>
      <w:r w:rsidRPr="00821BEB">
        <w:rPr>
          <w:rFonts w:ascii="Consolas" w:hAnsi="Consolas" w:cs="Consolas"/>
          <w:sz w:val="18"/>
          <w:szCs w:val="18"/>
          <w:lang w:val="en-US"/>
        </w:rPr>
        <w:t>with ;</w:t>
      </w:r>
      <w:proofErr w:type="gramEnd"/>
      <w:r w:rsidRPr="00821BEB">
        <w:rPr>
          <w:rFonts w:ascii="Consolas" w:hAnsi="Consolas" w:cs="Consolas"/>
          <w:sz w:val="18"/>
          <w:szCs w:val="18"/>
          <w:lang w:val="en-US"/>
        </w:rPr>
        <w:t xml:space="preserve"> or \g.</w:t>
      </w:r>
    </w:p>
    <w:p w:rsidR="00F66053" w:rsidRPr="00821BE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821BEB">
        <w:rPr>
          <w:rFonts w:ascii="Consolas" w:hAnsi="Consolas" w:cs="Consolas"/>
          <w:sz w:val="18"/>
          <w:szCs w:val="18"/>
          <w:lang w:val="en-US"/>
        </w:rPr>
        <w:t>Your MySQL connection id is 1093</w:t>
      </w:r>
    </w:p>
    <w:p w:rsidR="00F66053" w:rsidRPr="00821BE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821BEB">
        <w:rPr>
          <w:rFonts w:ascii="Consolas" w:hAnsi="Consolas" w:cs="Consolas"/>
          <w:sz w:val="18"/>
          <w:szCs w:val="18"/>
          <w:lang w:val="en-US"/>
        </w:rPr>
        <w:t>Server version: 5.5.25-log Distributed by The IUS Community Project</w:t>
      </w:r>
    </w:p>
    <w:p w:rsidR="00F66053" w:rsidRPr="00821BE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p>
    <w:p w:rsidR="00F66053" w:rsidRPr="00821BE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proofErr w:type="gramStart"/>
      <w:r w:rsidRPr="00821BEB">
        <w:rPr>
          <w:rFonts w:ascii="Consolas" w:hAnsi="Consolas" w:cs="Consolas"/>
          <w:sz w:val="18"/>
          <w:szCs w:val="18"/>
          <w:lang w:val="en-US"/>
        </w:rPr>
        <w:t>Copyright (c) 2000, 2011, Oracle and/or its affiliates.</w:t>
      </w:r>
      <w:proofErr w:type="gramEnd"/>
      <w:r w:rsidRPr="00821BEB">
        <w:rPr>
          <w:rFonts w:ascii="Consolas" w:hAnsi="Consolas" w:cs="Consolas"/>
          <w:sz w:val="18"/>
          <w:szCs w:val="18"/>
          <w:lang w:val="en-US"/>
        </w:rPr>
        <w:t xml:space="preserve"> All rights reserved.</w:t>
      </w:r>
    </w:p>
    <w:p w:rsidR="00F66053" w:rsidRPr="00821BE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p>
    <w:p w:rsidR="00F66053" w:rsidRPr="00821BE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821BEB">
        <w:rPr>
          <w:rFonts w:ascii="Consolas" w:hAnsi="Consolas" w:cs="Consolas"/>
          <w:sz w:val="18"/>
          <w:szCs w:val="18"/>
          <w:lang w:val="en-US"/>
        </w:rPr>
        <w:t>Oracle is a registered trademark of Oracle Corporation and/or its</w:t>
      </w:r>
    </w:p>
    <w:p w:rsidR="00F66053" w:rsidRPr="00821BE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proofErr w:type="gramStart"/>
      <w:r w:rsidRPr="00821BEB">
        <w:rPr>
          <w:rFonts w:ascii="Consolas" w:hAnsi="Consolas" w:cs="Consolas"/>
          <w:sz w:val="18"/>
          <w:szCs w:val="18"/>
          <w:lang w:val="en-US"/>
        </w:rPr>
        <w:t>affiliates</w:t>
      </w:r>
      <w:proofErr w:type="gramEnd"/>
      <w:r w:rsidRPr="00821BEB">
        <w:rPr>
          <w:rFonts w:ascii="Consolas" w:hAnsi="Consolas" w:cs="Consolas"/>
          <w:sz w:val="18"/>
          <w:szCs w:val="18"/>
          <w:lang w:val="en-US"/>
        </w:rPr>
        <w:t>. Other names may be trademarks of their respective</w:t>
      </w:r>
    </w:p>
    <w:p w:rsidR="00F66053" w:rsidRPr="00821BE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proofErr w:type="gramStart"/>
      <w:r w:rsidRPr="00821BEB">
        <w:rPr>
          <w:rFonts w:ascii="Consolas" w:hAnsi="Consolas" w:cs="Consolas"/>
          <w:sz w:val="18"/>
          <w:szCs w:val="18"/>
          <w:lang w:val="en-US"/>
        </w:rPr>
        <w:t>owners</w:t>
      </w:r>
      <w:proofErr w:type="gramEnd"/>
      <w:r w:rsidRPr="00821BEB">
        <w:rPr>
          <w:rFonts w:ascii="Consolas" w:hAnsi="Consolas" w:cs="Consolas"/>
          <w:sz w:val="18"/>
          <w:szCs w:val="18"/>
          <w:lang w:val="en-US"/>
        </w:rPr>
        <w:t>.</w:t>
      </w:r>
    </w:p>
    <w:p w:rsidR="00F66053" w:rsidRPr="00821BE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p>
    <w:p w:rsidR="00F66053" w:rsidRPr="00821BE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proofErr w:type="gramStart"/>
      <w:r w:rsidRPr="00821BEB">
        <w:rPr>
          <w:rFonts w:ascii="Consolas" w:hAnsi="Consolas" w:cs="Consolas"/>
          <w:sz w:val="18"/>
          <w:szCs w:val="18"/>
          <w:lang w:val="en-US"/>
        </w:rPr>
        <w:t>Type 'help;' or '\h' for help.</w:t>
      </w:r>
      <w:proofErr w:type="gramEnd"/>
      <w:r w:rsidRPr="00821BEB">
        <w:rPr>
          <w:rFonts w:ascii="Consolas" w:hAnsi="Consolas" w:cs="Consolas"/>
          <w:sz w:val="18"/>
          <w:szCs w:val="18"/>
          <w:lang w:val="en-US"/>
        </w:rPr>
        <w:t xml:space="preserve"> </w:t>
      </w:r>
      <w:proofErr w:type="gramStart"/>
      <w:r w:rsidRPr="00821BEB">
        <w:rPr>
          <w:rFonts w:ascii="Consolas" w:hAnsi="Consolas" w:cs="Consolas"/>
          <w:sz w:val="18"/>
          <w:szCs w:val="18"/>
          <w:lang w:val="en-US"/>
        </w:rPr>
        <w:t>Type '\c' to clear the current input statement.</w:t>
      </w:r>
      <w:proofErr w:type="gramEnd"/>
    </w:p>
    <w:p w:rsidR="00F66053" w:rsidRPr="00821BE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p>
    <w:p w:rsidR="00F66053" w:rsidRPr="002A761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proofErr w:type="spellStart"/>
      <w:proofErr w:type="gramStart"/>
      <w:r w:rsidRPr="00821BEB">
        <w:rPr>
          <w:rFonts w:ascii="Consolas" w:hAnsi="Consolas" w:cs="Consolas"/>
          <w:sz w:val="18"/>
          <w:szCs w:val="18"/>
          <w:lang w:val="en-US"/>
        </w:rPr>
        <w:t>mysql</w:t>
      </w:r>
      <w:proofErr w:type="spellEnd"/>
      <w:proofErr w:type="gramEnd"/>
      <w:r w:rsidRPr="00821BEB">
        <w:rPr>
          <w:rFonts w:ascii="Consolas" w:hAnsi="Consolas" w:cs="Consolas"/>
          <w:sz w:val="18"/>
          <w:szCs w:val="18"/>
          <w:lang w:val="en-US"/>
        </w:rPr>
        <w:t>&gt;</w:t>
      </w:r>
      <w:r w:rsidRPr="002A761B">
        <w:rPr>
          <w:rFonts w:ascii="Consolas" w:hAnsi="Consolas" w:cs="Consolas"/>
          <w:sz w:val="18"/>
          <w:szCs w:val="18"/>
          <w:lang w:val="en-US"/>
        </w:rPr>
        <w:t xml:space="preserve"> use </w:t>
      </w:r>
      <w:proofErr w:type="spellStart"/>
      <w:r w:rsidRPr="002A761B">
        <w:rPr>
          <w:rFonts w:ascii="Consolas" w:hAnsi="Consolas" w:cs="Consolas"/>
          <w:sz w:val="18"/>
          <w:szCs w:val="18"/>
          <w:lang w:val="en-US"/>
        </w:rPr>
        <w:t>mysql</w:t>
      </w:r>
      <w:proofErr w:type="spellEnd"/>
    </w:p>
    <w:p w:rsidR="00F66053" w:rsidRDefault="00F66053" w:rsidP="00F66053">
      <w:pPr>
        <w:rPr>
          <w:rFonts w:ascii="Verdana" w:hAnsi="Verdana"/>
          <w:lang w:val="en-US"/>
        </w:rPr>
      </w:pPr>
    </w:p>
    <w:p w:rsidR="00F66053" w:rsidRPr="0046381A"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46381A">
        <w:rPr>
          <w:rFonts w:ascii="Consolas" w:hAnsi="Consolas" w:cs="Consolas"/>
          <w:sz w:val="18"/>
          <w:szCs w:val="18"/>
          <w:lang w:val="en-US"/>
        </w:rPr>
        <w:t>Database changed</w:t>
      </w:r>
    </w:p>
    <w:p w:rsidR="00F66053" w:rsidRPr="002A761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proofErr w:type="spellStart"/>
      <w:proofErr w:type="gramStart"/>
      <w:r w:rsidRPr="002A761B">
        <w:rPr>
          <w:rFonts w:ascii="Consolas" w:hAnsi="Consolas" w:cs="Consolas"/>
          <w:sz w:val="18"/>
          <w:szCs w:val="18"/>
          <w:lang w:val="en-US"/>
        </w:rPr>
        <w:t>mysql</w:t>
      </w:r>
      <w:proofErr w:type="spellEnd"/>
      <w:proofErr w:type="gramEnd"/>
      <w:r w:rsidRPr="002A761B">
        <w:rPr>
          <w:rFonts w:ascii="Consolas" w:hAnsi="Consolas" w:cs="Consolas"/>
          <w:sz w:val="18"/>
          <w:szCs w:val="18"/>
          <w:lang w:val="en-US"/>
        </w:rPr>
        <w:t>&gt; show tables;</w:t>
      </w:r>
    </w:p>
    <w:p w:rsidR="00A671B7" w:rsidRDefault="00A671B7"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450" w:author="Carolina Fajardo" w:date="2014-11-20T10:34:00Z"/>
          <w:rFonts w:ascii="Consolas" w:hAnsi="Consolas" w:cs="Consolas"/>
          <w:sz w:val="18"/>
          <w:szCs w:val="18"/>
          <w:lang w:val="en-US"/>
        </w:rPr>
      </w:pPr>
    </w:p>
    <w:p w:rsidR="00A671B7" w:rsidRPr="00B61FC3" w:rsidRDefault="00A671B7" w:rsidP="00A671B7">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r w:rsidRPr="00B61FC3">
        <w:rPr>
          <w:lang w:val="en-US"/>
        </w:rPr>
        <w:t>+---------------------------+</w:t>
      </w:r>
    </w:p>
    <w:p w:rsidR="00A671B7" w:rsidRPr="00B61FC3" w:rsidRDefault="00A671B7" w:rsidP="00A671B7">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r w:rsidRPr="00B61FC3">
        <w:rPr>
          <w:lang w:val="en-US"/>
        </w:rPr>
        <w:t xml:space="preserve">| </w:t>
      </w:r>
      <w:proofErr w:type="spellStart"/>
      <w:r w:rsidRPr="00B61FC3">
        <w:rPr>
          <w:lang w:val="en-US"/>
        </w:rPr>
        <w:t>Tables_in_mysql</w:t>
      </w:r>
      <w:proofErr w:type="spellEnd"/>
      <w:r w:rsidRPr="00B61FC3">
        <w:rPr>
          <w:lang w:val="en-US"/>
        </w:rPr>
        <w:t xml:space="preserve">           |</w:t>
      </w:r>
    </w:p>
    <w:p w:rsidR="00A671B7" w:rsidRPr="00B61FC3" w:rsidRDefault="00A671B7" w:rsidP="00A671B7">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r w:rsidRPr="00B61FC3">
        <w:rPr>
          <w:lang w:val="en-US"/>
        </w:rPr>
        <w:t>+---------------------------+</w:t>
      </w:r>
    </w:p>
    <w:p w:rsidR="00A671B7" w:rsidRPr="00B61FC3" w:rsidRDefault="00A671B7" w:rsidP="00A671B7">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r w:rsidRPr="00B61FC3">
        <w:rPr>
          <w:lang w:val="en-US"/>
        </w:rPr>
        <w:t xml:space="preserve">| </w:t>
      </w:r>
      <w:proofErr w:type="spellStart"/>
      <w:r w:rsidRPr="00B61FC3">
        <w:rPr>
          <w:lang w:val="en-US"/>
        </w:rPr>
        <w:t>columns_priv</w:t>
      </w:r>
      <w:proofErr w:type="spellEnd"/>
      <w:r w:rsidRPr="00B61FC3">
        <w:rPr>
          <w:lang w:val="en-US"/>
        </w:rPr>
        <w:t xml:space="preserve">              |</w:t>
      </w:r>
    </w:p>
    <w:p w:rsidR="00A671B7" w:rsidRPr="00B61FC3" w:rsidRDefault="00A671B7" w:rsidP="00A671B7">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r w:rsidRPr="00B61FC3">
        <w:rPr>
          <w:lang w:val="en-US"/>
        </w:rPr>
        <w:t xml:space="preserve">| </w:t>
      </w:r>
      <w:proofErr w:type="spellStart"/>
      <w:proofErr w:type="gramStart"/>
      <w:r w:rsidRPr="00B61FC3">
        <w:rPr>
          <w:lang w:val="en-US"/>
        </w:rPr>
        <w:t>db</w:t>
      </w:r>
      <w:proofErr w:type="spellEnd"/>
      <w:proofErr w:type="gramEnd"/>
      <w:r w:rsidRPr="00B61FC3">
        <w:rPr>
          <w:lang w:val="en-US"/>
        </w:rPr>
        <w:t xml:space="preserve">                        |</w:t>
      </w:r>
    </w:p>
    <w:p w:rsidR="00A671B7" w:rsidRPr="00A671B7" w:rsidRDefault="00A671B7" w:rsidP="00A671B7">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451" w:author="Carolina Fajardo" w:date="2014-11-20T10:34:00Z"/>
          <w:lang w:val="en-US"/>
        </w:rPr>
      </w:pPr>
      <w:ins w:id="452" w:author="Carolina Fajardo" w:date="2014-11-20T10:34:00Z">
        <w:r w:rsidRPr="00A671B7">
          <w:rPr>
            <w:lang w:val="en-US"/>
          </w:rPr>
          <w:t xml:space="preserve">| </w:t>
        </w:r>
        <w:proofErr w:type="gramStart"/>
        <w:r w:rsidRPr="00A671B7">
          <w:rPr>
            <w:lang w:val="en-US"/>
          </w:rPr>
          <w:t>event</w:t>
        </w:r>
        <w:proofErr w:type="gramEnd"/>
        <w:r w:rsidRPr="00A671B7">
          <w:rPr>
            <w:lang w:val="en-US"/>
          </w:rPr>
          <w:t xml:space="preserve">                     |</w:t>
        </w:r>
      </w:ins>
    </w:p>
    <w:p w:rsidR="00A671B7" w:rsidRPr="00B61FC3" w:rsidRDefault="00A671B7" w:rsidP="00A671B7">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r w:rsidRPr="00B61FC3">
        <w:rPr>
          <w:lang w:val="en-US"/>
        </w:rPr>
        <w:t xml:space="preserve">| </w:t>
      </w:r>
      <w:proofErr w:type="spellStart"/>
      <w:proofErr w:type="gramStart"/>
      <w:r w:rsidRPr="00B61FC3">
        <w:rPr>
          <w:lang w:val="en-US"/>
        </w:rPr>
        <w:t>func</w:t>
      </w:r>
      <w:proofErr w:type="spellEnd"/>
      <w:proofErr w:type="gramEnd"/>
      <w:r w:rsidRPr="00B61FC3">
        <w:rPr>
          <w:lang w:val="en-US"/>
        </w:rPr>
        <w:t xml:space="preserve">                      |</w:t>
      </w:r>
    </w:p>
    <w:p w:rsidR="00A671B7" w:rsidRPr="00A671B7" w:rsidRDefault="00A671B7" w:rsidP="00A671B7">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453" w:author="Carolina Fajardo" w:date="2014-11-20T10:34:00Z"/>
          <w:lang w:val="en-US"/>
        </w:rPr>
      </w:pPr>
      <w:ins w:id="454" w:author="Carolina Fajardo" w:date="2014-11-20T10:34:00Z">
        <w:r w:rsidRPr="00A671B7">
          <w:rPr>
            <w:lang w:val="en-US"/>
          </w:rPr>
          <w:t xml:space="preserve">| </w:t>
        </w:r>
        <w:proofErr w:type="spellStart"/>
        <w:r w:rsidRPr="00A671B7">
          <w:rPr>
            <w:lang w:val="en-US"/>
          </w:rPr>
          <w:t>general_log</w:t>
        </w:r>
        <w:proofErr w:type="spellEnd"/>
        <w:r w:rsidRPr="00A671B7">
          <w:rPr>
            <w:lang w:val="en-US"/>
          </w:rPr>
          <w:t xml:space="preserve">               |</w:t>
        </w:r>
      </w:ins>
    </w:p>
    <w:p w:rsidR="00A671B7" w:rsidRPr="00B61FC3" w:rsidRDefault="00A671B7" w:rsidP="00A671B7">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r w:rsidRPr="00B61FC3">
        <w:rPr>
          <w:lang w:val="en-US"/>
        </w:rPr>
        <w:t xml:space="preserve">| </w:t>
      </w:r>
      <w:proofErr w:type="spellStart"/>
      <w:r w:rsidRPr="00B61FC3">
        <w:rPr>
          <w:lang w:val="en-US"/>
        </w:rPr>
        <w:t>help_category</w:t>
      </w:r>
      <w:proofErr w:type="spellEnd"/>
      <w:r w:rsidRPr="00B61FC3">
        <w:rPr>
          <w:lang w:val="en-US"/>
        </w:rPr>
        <w:t xml:space="preserve">             |</w:t>
      </w:r>
    </w:p>
    <w:p w:rsidR="00A671B7" w:rsidRPr="00B61FC3" w:rsidRDefault="00A671B7" w:rsidP="00A671B7">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r w:rsidRPr="00B61FC3">
        <w:rPr>
          <w:lang w:val="en-US"/>
        </w:rPr>
        <w:t xml:space="preserve">| </w:t>
      </w:r>
      <w:proofErr w:type="spellStart"/>
      <w:r w:rsidRPr="00B61FC3">
        <w:rPr>
          <w:lang w:val="en-US"/>
        </w:rPr>
        <w:t>help_keyword</w:t>
      </w:r>
      <w:proofErr w:type="spellEnd"/>
      <w:r w:rsidRPr="00B61FC3">
        <w:rPr>
          <w:lang w:val="en-US"/>
        </w:rPr>
        <w:t xml:space="preserve">              |</w:t>
      </w:r>
    </w:p>
    <w:p w:rsidR="00A671B7" w:rsidRPr="00B61FC3" w:rsidRDefault="00A671B7" w:rsidP="00A671B7">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r w:rsidRPr="00B61FC3">
        <w:rPr>
          <w:lang w:val="en-US"/>
        </w:rPr>
        <w:lastRenderedPageBreak/>
        <w:t xml:space="preserve">| </w:t>
      </w:r>
      <w:proofErr w:type="spellStart"/>
      <w:r w:rsidRPr="00B61FC3">
        <w:rPr>
          <w:lang w:val="en-US"/>
        </w:rPr>
        <w:t>help_relation</w:t>
      </w:r>
      <w:proofErr w:type="spellEnd"/>
      <w:r w:rsidRPr="00B61FC3">
        <w:rPr>
          <w:lang w:val="en-US"/>
        </w:rPr>
        <w:t xml:space="preserve">             |</w:t>
      </w:r>
    </w:p>
    <w:p w:rsidR="00A671B7" w:rsidRPr="00B61FC3" w:rsidRDefault="00A671B7" w:rsidP="00A671B7">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r w:rsidRPr="00B61FC3">
        <w:rPr>
          <w:lang w:val="en-US"/>
        </w:rPr>
        <w:t xml:space="preserve">| </w:t>
      </w:r>
      <w:proofErr w:type="spellStart"/>
      <w:r w:rsidRPr="00B61FC3">
        <w:rPr>
          <w:lang w:val="en-US"/>
        </w:rPr>
        <w:t>help_topic</w:t>
      </w:r>
      <w:proofErr w:type="spellEnd"/>
      <w:r w:rsidRPr="00B61FC3">
        <w:rPr>
          <w:lang w:val="en-US"/>
        </w:rPr>
        <w:t xml:space="preserve">                |</w:t>
      </w:r>
    </w:p>
    <w:p w:rsidR="00A671B7" w:rsidRPr="00A671B7" w:rsidRDefault="00A671B7" w:rsidP="00A671B7">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455" w:author="Carolina Fajardo" w:date="2014-11-20T10:34:00Z"/>
          <w:lang w:val="en-US"/>
        </w:rPr>
      </w:pPr>
      <w:r w:rsidRPr="00B61FC3">
        <w:rPr>
          <w:lang w:val="en-US"/>
        </w:rPr>
        <w:t xml:space="preserve">| </w:t>
      </w:r>
      <w:del w:id="456" w:author="Carolina Fajardo" w:date="2014-11-20T10:34:00Z">
        <w:r w:rsidR="00F66053" w:rsidRPr="0046381A">
          <w:rPr>
            <w:rFonts w:ascii="Consolas" w:hAnsi="Consolas" w:cs="Consolas"/>
            <w:sz w:val="18"/>
            <w:szCs w:val="18"/>
            <w:lang w:val="en-US"/>
          </w:rPr>
          <w:delText xml:space="preserve">host  </w:delText>
        </w:r>
      </w:del>
      <w:proofErr w:type="spellStart"/>
      <w:ins w:id="457" w:author="Carolina Fajardo" w:date="2014-11-20T10:34:00Z">
        <w:r w:rsidRPr="00A671B7">
          <w:rPr>
            <w:lang w:val="en-US"/>
          </w:rPr>
          <w:t>innodb_index_stats</w:t>
        </w:r>
        <w:proofErr w:type="spellEnd"/>
        <w:r w:rsidRPr="00A671B7">
          <w:rPr>
            <w:lang w:val="en-US"/>
          </w:rPr>
          <w:t xml:space="preserve">        |</w:t>
        </w:r>
      </w:ins>
    </w:p>
    <w:p w:rsidR="00A671B7" w:rsidRPr="00A671B7" w:rsidRDefault="00A671B7" w:rsidP="00A671B7">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458" w:author="Carolina Fajardo" w:date="2014-11-20T10:34:00Z"/>
          <w:lang w:val="en-US"/>
        </w:rPr>
      </w:pPr>
      <w:ins w:id="459" w:author="Carolina Fajardo" w:date="2014-11-20T10:34:00Z">
        <w:r w:rsidRPr="00A671B7">
          <w:rPr>
            <w:lang w:val="en-US"/>
          </w:rPr>
          <w:t xml:space="preserve">| </w:t>
        </w:r>
        <w:proofErr w:type="spellStart"/>
        <w:r w:rsidRPr="00A671B7">
          <w:rPr>
            <w:lang w:val="en-US"/>
          </w:rPr>
          <w:t>innodb_table_stats</w:t>
        </w:r>
        <w:proofErr w:type="spellEnd"/>
        <w:r w:rsidRPr="00A671B7">
          <w:rPr>
            <w:lang w:val="en-US"/>
          </w:rPr>
          <w:t xml:space="preserve">        |</w:t>
        </w:r>
      </w:ins>
    </w:p>
    <w:p w:rsidR="00A671B7" w:rsidRPr="00A671B7" w:rsidRDefault="00A671B7" w:rsidP="00A671B7">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460" w:author="Carolina Fajardo" w:date="2014-11-20T10:34:00Z"/>
          <w:lang w:val="en-US"/>
        </w:rPr>
      </w:pPr>
      <w:ins w:id="461" w:author="Carolina Fajardo" w:date="2014-11-20T10:34:00Z">
        <w:r w:rsidRPr="00A671B7">
          <w:rPr>
            <w:lang w:val="en-US"/>
          </w:rPr>
          <w:t xml:space="preserve">| </w:t>
        </w:r>
        <w:proofErr w:type="spellStart"/>
        <w:r w:rsidRPr="00A671B7">
          <w:rPr>
            <w:lang w:val="en-US"/>
          </w:rPr>
          <w:t>ndb_binlog_index</w:t>
        </w:r>
        <w:proofErr w:type="spellEnd"/>
        <w:r w:rsidRPr="00A671B7">
          <w:rPr>
            <w:lang w:val="en-US"/>
          </w:rPr>
          <w:t xml:space="preserve">          |</w:t>
        </w:r>
      </w:ins>
    </w:p>
    <w:p w:rsidR="00A671B7" w:rsidRPr="00B61FC3" w:rsidRDefault="00A671B7" w:rsidP="00A671B7">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ins w:id="462" w:author="Carolina Fajardo" w:date="2014-11-20T10:34:00Z">
        <w:r w:rsidRPr="00A671B7">
          <w:rPr>
            <w:lang w:val="en-US"/>
          </w:rPr>
          <w:t xml:space="preserve">| </w:t>
        </w:r>
        <w:proofErr w:type="gramStart"/>
        <w:r w:rsidRPr="00A671B7">
          <w:rPr>
            <w:lang w:val="en-US"/>
          </w:rPr>
          <w:t>plugin</w:t>
        </w:r>
      </w:ins>
      <w:proofErr w:type="gramEnd"/>
      <w:r w:rsidRPr="00B61FC3">
        <w:rPr>
          <w:lang w:val="en-US"/>
        </w:rPr>
        <w:t xml:space="preserve">                    |</w:t>
      </w:r>
    </w:p>
    <w:p w:rsidR="00A671B7" w:rsidRPr="00B61FC3" w:rsidRDefault="00A671B7" w:rsidP="00A671B7">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r w:rsidRPr="00B61FC3">
        <w:rPr>
          <w:lang w:val="en-US"/>
        </w:rPr>
        <w:t xml:space="preserve">| </w:t>
      </w:r>
      <w:proofErr w:type="spellStart"/>
      <w:proofErr w:type="gramStart"/>
      <w:r w:rsidRPr="00B61FC3">
        <w:rPr>
          <w:lang w:val="en-US"/>
        </w:rPr>
        <w:t>proc</w:t>
      </w:r>
      <w:proofErr w:type="spellEnd"/>
      <w:proofErr w:type="gramEnd"/>
      <w:r w:rsidRPr="00B61FC3">
        <w:rPr>
          <w:lang w:val="en-US"/>
        </w:rPr>
        <w:t xml:space="preserve">                      |</w:t>
      </w:r>
    </w:p>
    <w:p w:rsidR="00A671B7" w:rsidRPr="00B61FC3" w:rsidRDefault="00A671B7" w:rsidP="00A671B7">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r w:rsidRPr="00B61FC3">
        <w:rPr>
          <w:lang w:val="en-US"/>
        </w:rPr>
        <w:t xml:space="preserve">| </w:t>
      </w:r>
      <w:proofErr w:type="spellStart"/>
      <w:r w:rsidRPr="00B61FC3">
        <w:rPr>
          <w:lang w:val="en-US"/>
        </w:rPr>
        <w:t>procs_priv</w:t>
      </w:r>
      <w:proofErr w:type="spellEnd"/>
      <w:r w:rsidRPr="00B61FC3">
        <w:rPr>
          <w:lang w:val="en-US"/>
        </w:rPr>
        <w:t xml:space="preserve">                |</w:t>
      </w:r>
    </w:p>
    <w:p w:rsidR="00A671B7" w:rsidRPr="00A671B7" w:rsidRDefault="00A671B7" w:rsidP="00A671B7">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463" w:author="Carolina Fajardo" w:date="2014-11-20T10:34:00Z"/>
          <w:lang w:val="en-US"/>
        </w:rPr>
      </w:pPr>
      <w:ins w:id="464" w:author="Carolina Fajardo" w:date="2014-11-20T10:34:00Z">
        <w:r w:rsidRPr="00A671B7">
          <w:rPr>
            <w:lang w:val="en-US"/>
          </w:rPr>
          <w:t xml:space="preserve">| </w:t>
        </w:r>
        <w:proofErr w:type="spellStart"/>
        <w:r w:rsidRPr="00A671B7">
          <w:rPr>
            <w:lang w:val="en-US"/>
          </w:rPr>
          <w:t>proxies_priv</w:t>
        </w:r>
        <w:proofErr w:type="spellEnd"/>
        <w:r w:rsidRPr="00A671B7">
          <w:rPr>
            <w:lang w:val="en-US"/>
          </w:rPr>
          <w:t xml:space="preserve">              |</w:t>
        </w:r>
      </w:ins>
    </w:p>
    <w:p w:rsidR="00A671B7" w:rsidRPr="00A671B7" w:rsidRDefault="00A671B7" w:rsidP="00A671B7">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465" w:author="Carolina Fajardo" w:date="2014-11-20T10:34:00Z"/>
          <w:lang w:val="en-US"/>
        </w:rPr>
      </w:pPr>
      <w:ins w:id="466" w:author="Carolina Fajardo" w:date="2014-11-20T10:34:00Z">
        <w:r w:rsidRPr="00A671B7">
          <w:rPr>
            <w:lang w:val="en-US"/>
          </w:rPr>
          <w:t xml:space="preserve">| </w:t>
        </w:r>
        <w:proofErr w:type="gramStart"/>
        <w:r w:rsidRPr="00A671B7">
          <w:rPr>
            <w:lang w:val="en-US"/>
          </w:rPr>
          <w:t>servers</w:t>
        </w:r>
        <w:proofErr w:type="gramEnd"/>
        <w:r w:rsidRPr="00A671B7">
          <w:rPr>
            <w:lang w:val="en-US"/>
          </w:rPr>
          <w:t xml:space="preserve">                   |</w:t>
        </w:r>
      </w:ins>
    </w:p>
    <w:p w:rsidR="00A671B7" w:rsidRPr="00A671B7" w:rsidRDefault="00A671B7" w:rsidP="00A671B7">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467" w:author="Carolina Fajardo" w:date="2014-11-20T10:34:00Z"/>
          <w:lang w:val="en-US"/>
        </w:rPr>
      </w:pPr>
      <w:ins w:id="468" w:author="Carolina Fajardo" w:date="2014-11-20T10:34:00Z">
        <w:r w:rsidRPr="00A671B7">
          <w:rPr>
            <w:lang w:val="en-US"/>
          </w:rPr>
          <w:t xml:space="preserve">| </w:t>
        </w:r>
        <w:proofErr w:type="spellStart"/>
        <w:r w:rsidRPr="00A671B7">
          <w:rPr>
            <w:lang w:val="en-US"/>
          </w:rPr>
          <w:t>slave_master_info</w:t>
        </w:r>
        <w:proofErr w:type="spellEnd"/>
        <w:r w:rsidRPr="00A671B7">
          <w:rPr>
            <w:lang w:val="en-US"/>
          </w:rPr>
          <w:t xml:space="preserve">         |</w:t>
        </w:r>
      </w:ins>
    </w:p>
    <w:p w:rsidR="00A671B7" w:rsidRPr="00A671B7" w:rsidRDefault="00A671B7" w:rsidP="00A671B7">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469" w:author="Carolina Fajardo" w:date="2014-11-20T10:34:00Z"/>
          <w:lang w:val="en-US"/>
        </w:rPr>
      </w:pPr>
      <w:ins w:id="470" w:author="Carolina Fajardo" w:date="2014-11-20T10:34:00Z">
        <w:r w:rsidRPr="00A671B7">
          <w:rPr>
            <w:lang w:val="en-US"/>
          </w:rPr>
          <w:t xml:space="preserve">| </w:t>
        </w:r>
        <w:proofErr w:type="spellStart"/>
        <w:r w:rsidRPr="00A671B7">
          <w:rPr>
            <w:lang w:val="en-US"/>
          </w:rPr>
          <w:t>slave_relay_log_info</w:t>
        </w:r>
        <w:proofErr w:type="spellEnd"/>
        <w:r w:rsidRPr="00A671B7">
          <w:rPr>
            <w:lang w:val="en-US"/>
          </w:rPr>
          <w:t xml:space="preserve">      |</w:t>
        </w:r>
      </w:ins>
    </w:p>
    <w:p w:rsidR="00A671B7" w:rsidRPr="00A671B7" w:rsidRDefault="00A671B7" w:rsidP="00A671B7">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471" w:author="Carolina Fajardo" w:date="2014-11-20T10:34:00Z"/>
          <w:lang w:val="en-US"/>
        </w:rPr>
      </w:pPr>
      <w:ins w:id="472" w:author="Carolina Fajardo" w:date="2014-11-20T10:34:00Z">
        <w:r w:rsidRPr="00A671B7">
          <w:rPr>
            <w:lang w:val="en-US"/>
          </w:rPr>
          <w:t xml:space="preserve">| </w:t>
        </w:r>
        <w:proofErr w:type="spellStart"/>
        <w:r w:rsidRPr="00A671B7">
          <w:rPr>
            <w:lang w:val="en-US"/>
          </w:rPr>
          <w:t>slave_worker_info</w:t>
        </w:r>
        <w:proofErr w:type="spellEnd"/>
        <w:r w:rsidRPr="00A671B7">
          <w:rPr>
            <w:lang w:val="en-US"/>
          </w:rPr>
          <w:t xml:space="preserve">         |</w:t>
        </w:r>
      </w:ins>
    </w:p>
    <w:p w:rsidR="00A671B7" w:rsidRPr="00A671B7" w:rsidRDefault="00A671B7" w:rsidP="00A671B7">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473" w:author="Carolina Fajardo" w:date="2014-11-20T10:34:00Z"/>
          <w:lang w:val="en-US"/>
        </w:rPr>
      </w:pPr>
      <w:ins w:id="474" w:author="Carolina Fajardo" w:date="2014-11-20T10:34:00Z">
        <w:r w:rsidRPr="00A671B7">
          <w:rPr>
            <w:lang w:val="en-US"/>
          </w:rPr>
          <w:t xml:space="preserve">| </w:t>
        </w:r>
        <w:proofErr w:type="spellStart"/>
        <w:r w:rsidRPr="00A671B7">
          <w:rPr>
            <w:lang w:val="en-US"/>
          </w:rPr>
          <w:t>slow_log</w:t>
        </w:r>
        <w:proofErr w:type="spellEnd"/>
        <w:r w:rsidRPr="00A671B7">
          <w:rPr>
            <w:lang w:val="en-US"/>
          </w:rPr>
          <w:t xml:space="preserve">                  |</w:t>
        </w:r>
      </w:ins>
    </w:p>
    <w:p w:rsidR="00A671B7" w:rsidRPr="00B61FC3" w:rsidRDefault="00A671B7" w:rsidP="00A671B7">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r w:rsidRPr="00B61FC3">
        <w:rPr>
          <w:lang w:val="en-US"/>
        </w:rPr>
        <w:t xml:space="preserve">| </w:t>
      </w:r>
      <w:proofErr w:type="spellStart"/>
      <w:r w:rsidRPr="00B61FC3">
        <w:rPr>
          <w:lang w:val="en-US"/>
        </w:rPr>
        <w:t>tables_priv</w:t>
      </w:r>
      <w:proofErr w:type="spellEnd"/>
      <w:r w:rsidRPr="00B61FC3">
        <w:rPr>
          <w:lang w:val="en-US"/>
        </w:rPr>
        <w:t xml:space="preserve">               |</w:t>
      </w:r>
    </w:p>
    <w:p w:rsidR="00A671B7" w:rsidRPr="00B61FC3" w:rsidRDefault="00A671B7" w:rsidP="00A671B7">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r w:rsidRPr="00B61FC3">
        <w:rPr>
          <w:lang w:val="en-US"/>
        </w:rPr>
        <w:t xml:space="preserve">| </w:t>
      </w:r>
      <w:proofErr w:type="spellStart"/>
      <w:r w:rsidRPr="00B61FC3">
        <w:rPr>
          <w:lang w:val="en-US"/>
        </w:rPr>
        <w:t>time_zone</w:t>
      </w:r>
      <w:proofErr w:type="spellEnd"/>
      <w:r w:rsidRPr="00B61FC3">
        <w:rPr>
          <w:lang w:val="en-US"/>
        </w:rPr>
        <w:t xml:space="preserve">                 |</w:t>
      </w:r>
    </w:p>
    <w:p w:rsidR="00A671B7" w:rsidRPr="00B61FC3" w:rsidRDefault="00A671B7" w:rsidP="00A671B7">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r w:rsidRPr="00B61FC3">
        <w:rPr>
          <w:lang w:val="en-US"/>
        </w:rPr>
        <w:t xml:space="preserve">| </w:t>
      </w:r>
      <w:proofErr w:type="spellStart"/>
      <w:r w:rsidRPr="00B61FC3">
        <w:rPr>
          <w:lang w:val="en-US"/>
        </w:rPr>
        <w:t>time_zone_leap_second</w:t>
      </w:r>
      <w:proofErr w:type="spellEnd"/>
      <w:r w:rsidRPr="00B61FC3">
        <w:rPr>
          <w:lang w:val="en-US"/>
        </w:rPr>
        <w:t xml:space="preserve">     |</w:t>
      </w:r>
    </w:p>
    <w:p w:rsidR="00A671B7" w:rsidRPr="00B61FC3" w:rsidRDefault="00A671B7" w:rsidP="00A671B7">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r w:rsidRPr="00B61FC3">
        <w:rPr>
          <w:lang w:val="en-US"/>
        </w:rPr>
        <w:t xml:space="preserve">| </w:t>
      </w:r>
      <w:proofErr w:type="spellStart"/>
      <w:r w:rsidRPr="00B61FC3">
        <w:rPr>
          <w:lang w:val="en-US"/>
        </w:rPr>
        <w:t>time_zone_name</w:t>
      </w:r>
      <w:proofErr w:type="spellEnd"/>
      <w:r w:rsidRPr="00B61FC3">
        <w:rPr>
          <w:lang w:val="en-US"/>
        </w:rPr>
        <w:t xml:space="preserve">            |</w:t>
      </w:r>
    </w:p>
    <w:p w:rsidR="00A671B7" w:rsidRPr="00B61FC3" w:rsidRDefault="00A671B7" w:rsidP="00A671B7">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r w:rsidRPr="00B61FC3">
        <w:rPr>
          <w:lang w:val="en-US"/>
        </w:rPr>
        <w:t xml:space="preserve">| </w:t>
      </w:r>
      <w:proofErr w:type="spellStart"/>
      <w:r w:rsidRPr="00B61FC3">
        <w:rPr>
          <w:lang w:val="en-US"/>
        </w:rPr>
        <w:t>time_zone_transition</w:t>
      </w:r>
      <w:proofErr w:type="spellEnd"/>
      <w:r w:rsidRPr="00B61FC3">
        <w:rPr>
          <w:lang w:val="en-US"/>
        </w:rPr>
        <w:t xml:space="preserve">      |</w:t>
      </w:r>
    </w:p>
    <w:p w:rsidR="00A671B7" w:rsidRPr="00B61FC3" w:rsidRDefault="00A671B7" w:rsidP="00A671B7">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r w:rsidRPr="00B61FC3">
        <w:rPr>
          <w:lang w:val="en-US"/>
        </w:rPr>
        <w:t xml:space="preserve">| </w:t>
      </w:r>
      <w:proofErr w:type="spellStart"/>
      <w:r w:rsidRPr="00B61FC3">
        <w:rPr>
          <w:lang w:val="en-US"/>
        </w:rPr>
        <w:t>time_zone_transition_type</w:t>
      </w:r>
      <w:proofErr w:type="spellEnd"/>
      <w:r w:rsidRPr="00B61FC3">
        <w:rPr>
          <w:lang w:val="en-US"/>
        </w:rPr>
        <w:t xml:space="preserve"> |</w:t>
      </w:r>
    </w:p>
    <w:p w:rsidR="00A671B7" w:rsidRPr="00B61FC3" w:rsidRDefault="00A671B7" w:rsidP="00A671B7">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r w:rsidRPr="00B61FC3">
        <w:rPr>
          <w:lang w:val="en-US"/>
        </w:rPr>
        <w:t xml:space="preserve">| </w:t>
      </w:r>
      <w:proofErr w:type="gramStart"/>
      <w:r w:rsidRPr="00B61FC3">
        <w:rPr>
          <w:lang w:val="en-US"/>
        </w:rPr>
        <w:t>user</w:t>
      </w:r>
      <w:proofErr w:type="gramEnd"/>
      <w:r w:rsidRPr="00B61FC3">
        <w:rPr>
          <w:lang w:val="en-US"/>
        </w:rPr>
        <w:t xml:space="preserve">                      |</w:t>
      </w:r>
    </w:p>
    <w:p w:rsidR="00A671B7" w:rsidRPr="002A0B77" w:rsidRDefault="00A671B7" w:rsidP="00A671B7">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r w:rsidRPr="002A0B77">
        <w:rPr>
          <w:lang w:val="en-US"/>
        </w:rPr>
        <w:t>+---------------------------+</w:t>
      </w:r>
    </w:p>
    <w:p w:rsidR="00A671B7" w:rsidRPr="002A0B77" w:rsidRDefault="00F66053" w:rsidP="00A671B7">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del w:id="475" w:author="Carolina Fajardo" w:date="2014-11-20T10:34:00Z">
        <w:r w:rsidRPr="0046381A">
          <w:rPr>
            <w:rFonts w:ascii="Consolas" w:hAnsi="Consolas" w:cs="Consolas"/>
            <w:sz w:val="18"/>
            <w:szCs w:val="18"/>
            <w:lang w:val="en-US"/>
          </w:rPr>
          <w:delText>17</w:delText>
        </w:r>
      </w:del>
      <w:ins w:id="476" w:author="Carolina Fajardo" w:date="2014-11-20T10:34:00Z">
        <w:r w:rsidR="00A671B7" w:rsidRPr="002A0B77">
          <w:rPr>
            <w:lang w:val="en-US"/>
          </w:rPr>
          <w:t>28</w:t>
        </w:r>
      </w:ins>
      <w:r w:rsidR="00A671B7" w:rsidRPr="002A0B77">
        <w:rPr>
          <w:lang w:val="en-US"/>
        </w:rPr>
        <w:t xml:space="preserve"> rows in set (0.00 sec)</w:t>
      </w:r>
    </w:p>
    <w:p w:rsidR="00F66053" w:rsidRDefault="00F66053" w:rsidP="00F66053">
      <w:pPr>
        <w:pStyle w:val="GELTtulo3"/>
        <w:numPr>
          <w:ilvl w:val="2"/>
          <w:numId w:val="1"/>
        </w:numPr>
      </w:pPr>
      <w:bookmarkStart w:id="477" w:name="_Toc368663516"/>
      <w:bookmarkStart w:id="478" w:name="_Toc404584792"/>
      <w:r w:rsidRPr="00AE7F8B">
        <w:t>Configuración de cuentas de usuario</w:t>
      </w:r>
      <w:bookmarkEnd w:id="477"/>
      <w:bookmarkEnd w:id="478"/>
    </w:p>
    <w:p w:rsidR="00F66053" w:rsidRPr="006E474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proofErr w:type="spellStart"/>
      <w:proofErr w:type="gramStart"/>
      <w:r w:rsidRPr="006E474B">
        <w:rPr>
          <w:rFonts w:ascii="Consolas" w:hAnsi="Consolas" w:cs="Consolas"/>
          <w:sz w:val="18"/>
          <w:szCs w:val="18"/>
          <w:lang w:val="en-US"/>
        </w:rPr>
        <w:t>mysql</w:t>
      </w:r>
      <w:proofErr w:type="spellEnd"/>
      <w:proofErr w:type="gramEnd"/>
      <w:r w:rsidRPr="006E474B">
        <w:rPr>
          <w:rFonts w:ascii="Consolas" w:hAnsi="Consolas" w:cs="Consolas"/>
          <w:sz w:val="18"/>
          <w:szCs w:val="18"/>
          <w:lang w:val="en-US"/>
        </w:rPr>
        <w:t xml:space="preserve">&gt; select </w:t>
      </w:r>
      <w:proofErr w:type="spellStart"/>
      <w:r w:rsidRPr="006E474B">
        <w:rPr>
          <w:rFonts w:ascii="Consolas" w:hAnsi="Consolas" w:cs="Consolas"/>
          <w:sz w:val="18"/>
          <w:szCs w:val="18"/>
          <w:lang w:val="en-US"/>
        </w:rPr>
        <w:t>User,Password,Host</w:t>
      </w:r>
      <w:proofErr w:type="spellEnd"/>
      <w:r w:rsidRPr="006E474B">
        <w:rPr>
          <w:rFonts w:ascii="Consolas" w:hAnsi="Consolas" w:cs="Consolas"/>
          <w:sz w:val="18"/>
          <w:szCs w:val="18"/>
          <w:lang w:val="en-US"/>
        </w:rPr>
        <w:t xml:space="preserve"> from user;</w:t>
      </w:r>
    </w:p>
    <w:p w:rsidR="00F66053" w:rsidRPr="006E474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del w:id="479" w:author="Carolina Fajardo" w:date="2014-11-20T10:34:00Z"/>
          <w:rFonts w:ascii="Consolas" w:hAnsi="Consolas" w:cs="Consolas"/>
          <w:sz w:val="18"/>
          <w:szCs w:val="18"/>
          <w:lang w:val="en-US"/>
        </w:rPr>
      </w:pPr>
      <w:del w:id="480" w:author="Carolina Fajardo" w:date="2014-11-20T10:34:00Z">
        <w:r w:rsidRPr="006E474B">
          <w:rPr>
            <w:rFonts w:ascii="Consolas" w:hAnsi="Consolas" w:cs="Consolas"/>
            <w:sz w:val="18"/>
            <w:szCs w:val="18"/>
            <w:lang w:val="en-US"/>
          </w:rPr>
          <w:delText>+------+----------+-----------------------+</w:delText>
        </w:r>
      </w:del>
    </w:p>
    <w:p w:rsidR="00A671B7" w:rsidRPr="00A671B7" w:rsidRDefault="00A671B7" w:rsidP="00A671B7">
      <w:pPr>
        <w:pStyle w:val="GELParrafo"/>
        <w:rPr>
          <w:ins w:id="481" w:author="Carolina Fajardo" w:date="2014-11-20T10:34:00Z"/>
          <w:rFonts w:ascii="Consolas" w:hAnsi="Consolas" w:cs="Consolas"/>
          <w:sz w:val="18"/>
          <w:szCs w:val="18"/>
          <w:lang w:val="en-US"/>
        </w:rPr>
      </w:pPr>
    </w:p>
    <w:p w:rsidR="00A671B7" w:rsidRPr="00A671B7" w:rsidRDefault="00A671B7" w:rsidP="00A671B7">
      <w:pPr>
        <w:pStyle w:val="GELParrafo"/>
        <w:rPr>
          <w:ins w:id="482" w:author="Carolina Fajardo" w:date="2014-11-20T10:34:00Z"/>
          <w:rFonts w:ascii="Consolas" w:hAnsi="Consolas" w:cs="Consolas"/>
          <w:sz w:val="18"/>
          <w:szCs w:val="18"/>
          <w:lang w:val="en-US"/>
        </w:rPr>
      </w:pPr>
      <w:ins w:id="483" w:author="Carolina Fajardo" w:date="2014-11-20T10:34:00Z">
        <w:r w:rsidRPr="00A671B7">
          <w:rPr>
            <w:rFonts w:ascii="Consolas" w:hAnsi="Consolas" w:cs="Consolas"/>
            <w:sz w:val="18"/>
            <w:szCs w:val="18"/>
            <w:lang w:val="en-US"/>
          </w:rPr>
          <w:t>+------+-------------------------------------------+-------------+</w:t>
        </w:r>
      </w:ins>
    </w:p>
    <w:p w:rsidR="00A671B7" w:rsidRPr="00A671B7" w:rsidRDefault="00A671B7" w:rsidP="00B61FC3">
      <w:pPr>
        <w:pStyle w:val="GELParrafo"/>
        <w:rPr>
          <w:rFonts w:ascii="Consolas" w:hAnsi="Consolas" w:cs="Consolas"/>
          <w:sz w:val="18"/>
          <w:szCs w:val="18"/>
          <w:lang w:val="en-US"/>
        </w:rPr>
      </w:pPr>
      <w:r w:rsidRPr="00A671B7">
        <w:rPr>
          <w:rFonts w:ascii="Consolas" w:hAnsi="Consolas" w:cs="Consolas"/>
          <w:sz w:val="18"/>
          <w:szCs w:val="18"/>
          <w:lang w:val="en-US"/>
        </w:rPr>
        <w:t xml:space="preserve">| User | Password </w:t>
      </w:r>
      <w:ins w:id="484" w:author="Carolina Fajardo" w:date="2014-11-20T10:34:00Z">
        <w:r w:rsidRPr="00A671B7">
          <w:rPr>
            <w:rFonts w:ascii="Consolas" w:hAnsi="Consolas" w:cs="Consolas"/>
            <w:sz w:val="18"/>
            <w:szCs w:val="18"/>
            <w:lang w:val="en-US"/>
          </w:rPr>
          <w:t xml:space="preserve">                                 </w:t>
        </w:r>
      </w:ins>
      <w:r w:rsidRPr="00A671B7">
        <w:rPr>
          <w:rFonts w:ascii="Consolas" w:hAnsi="Consolas" w:cs="Consolas"/>
          <w:sz w:val="18"/>
          <w:szCs w:val="18"/>
          <w:lang w:val="en-US"/>
        </w:rPr>
        <w:t xml:space="preserve">| Host        </w:t>
      </w:r>
      <w:del w:id="485" w:author="Carolina Fajardo" w:date="2014-11-20T10:34:00Z">
        <w:r w:rsidR="00F66053" w:rsidRPr="006E474B">
          <w:rPr>
            <w:rFonts w:ascii="Consolas" w:hAnsi="Consolas" w:cs="Consolas"/>
            <w:sz w:val="18"/>
            <w:szCs w:val="18"/>
            <w:lang w:val="en-US"/>
          </w:rPr>
          <w:delText xml:space="preserve">          </w:delText>
        </w:r>
      </w:del>
      <w:r w:rsidRPr="00A671B7">
        <w:rPr>
          <w:rFonts w:ascii="Consolas" w:hAnsi="Consolas" w:cs="Consolas"/>
          <w:sz w:val="18"/>
          <w:szCs w:val="18"/>
          <w:lang w:val="en-US"/>
        </w:rPr>
        <w:t>|</w:t>
      </w:r>
    </w:p>
    <w:p w:rsidR="00F66053" w:rsidRPr="006E474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del w:id="486" w:author="Carolina Fajardo" w:date="2014-11-20T10:34:00Z"/>
          <w:rFonts w:ascii="Consolas" w:hAnsi="Consolas" w:cs="Consolas"/>
          <w:sz w:val="18"/>
          <w:szCs w:val="18"/>
          <w:lang w:val="en-US"/>
        </w:rPr>
      </w:pPr>
      <w:del w:id="487" w:author="Carolina Fajardo" w:date="2014-11-20T10:34:00Z">
        <w:r w:rsidRPr="006E474B">
          <w:rPr>
            <w:rFonts w:ascii="Consolas" w:hAnsi="Consolas" w:cs="Consolas"/>
            <w:sz w:val="18"/>
            <w:szCs w:val="18"/>
            <w:lang w:val="en-US"/>
          </w:rPr>
          <w:delText>+------+----------+-----------------------+</w:delText>
        </w:r>
      </w:del>
    </w:p>
    <w:p w:rsidR="00A671B7" w:rsidRPr="00A671B7" w:rsidRDefault="00A671B7" w:rsidP="00A671B7">
      <w:pPr>
        <w:pStyle w:val="GELParrafo"/>
        <w:rPr>
          <w:ins w:id="488" w:author="Carolina Fajardo" w:date="2014-11-20T10:34:00Z"/>
          <w:rFonts w:ascii="Consolas" w:hAnsi="Consolas" w:cs="Consolas"/>
          <w:sz w:val="18"/>
          <w:szCs w:val="18"/>
          <w:lang w:val="en-US"/>
        </w:rPr>
      </w:pPr>
      <w:ins w:id="489" w:author="Carolina Fajardo" w:date="2014-11-20T10:34:00Z">
        <w:r w:rsidRPr="00A671B7">
          <w:rPr>
            <w:rFonts w:ascii="Consolas" w:hAnsi="Consolas" w:cs="Consolas"/>
            <w:sz w:val="18"/>
            <w:szCs w:val="18"/>
            <w:lang w:val="en-US"/>
          </w:rPr>
          <w:t>+------+-------------------------------------------+-------------+</w:t>
        </w:r>
      </w:ins>
    </w:p>
    <w:p w:rsidR="00A671B7" w:rsidRPr="00A671B7" w:rsidRDefault="00A671B7" w:rsidP="00B61FC3">
      <w:pPr>
        <w:pStyle w:val="GELParrafo"/>
        <w:rPr>
          <w:rFonts w:ascii="Consolas" w:hAnsi="Consolas" w:cs="Consolas"/>
          <w:sz w:val="18"/>
          <w:szCs w:val="18"/>
          <w:lang w:val="en-US"/>
        </w:rPr>
      </w:pPr>
      <w:r w:rsidRPr="00A671B7">
        <w:rPr>
          <w:rFonts w:ascii="Consolas" w:hAnsi="Consolas" w:cs="Consolas"/>
          <w:sz w:val="18"/>
          <w:szCs w:val="18"/>
          <w:lang w:val="en-US"/>
        </w:rPr>
        <w:t xml:space="preserve">| </w:t>
      </w:r>
      <w:proofErr w:type="gramStart"/>
      <w:r w:rsidRPr="00A671B7">
        <w:rPr>
          <w:rFonts w:ascii="Consolas" w:hAnsi="Consolas" w:cs="Consolas"/>
          <w:sz w:val="18"/>
          <w:szCs w:val="18"/>
          <w:lang w:val="en-US"/>
        </w:rPr>
        <w:t>root</w:t>
      </w:r>
      <w:proofErr w:type="gramEnd"/>
      <w:r w:rsidRPr="00A671B7">
        <w:rPr>
          <w:rFonts w:ascii="Consolas" w:hAnsi="Consolas" w:cs="Consolas"/>
          <w:sz w:val="18"/>
          <w:szCs w:val="18"/>
          <w:lang w:val="en-US"/>
        </w:rPr>
        <w:t xml:space="preserve"> | *</w:t>
      </w:r>
      <w:del w:id="490" w:author="Carolina Fajardo" w:date="2014-11-20T10:34:00Z">
        <w:r w:rsidR="00F66053">
          <w:rPr>
            <w:rFonts w:ascii="Consolas" w:hAnsi="Consolas" w:cs="Consolas"/>
            <w:sz w:val="18"/>
            <w:szCs w:val="18"/>
            <w:lang w:val="en-US"/>
          </w:rPr>
          <w:delText>twqeyd</w:delText>
        </w:r>
        <w:r w:rsidR="00F66053" w:rsidRPr="006E474B">
          <w:rPr>
            <w:rFonts w:ascii="Consolas" w:hAnsi="Consolas" w:cs="Consolas"/>
            <w:sz w:val="18"/>
            <w:szCs w:val="18"/>
            <w:lang w:val="en-US"/>
          </w:rPr>
          <w:delText xml:space="preserve"> </w:delText>
        </w:r>
      </w:del>
      <w:ins w:id="491" w:author="Carolina Fajardo" w:date="2014-11-20T10:34:00Z">
        <w:r w:rsidRPr="00A671B7">
          <w:rPr>
            <w:rFonts w:ascii="Consolas" w:hAnsi="Consolas" w:cs="Consolas"/>
            <w:sz w:val="18"/>
            <w:szCs w:val="18"/>
            <w:lang w:val="en-US"/>
          </w:rPr>
          <w:t>4E9D9A0F4166AA33416927E4AAF4A70F9681D679</w:t>
        </w:r>
      </w:ins>
      <w:r w:rsidRPr="00A671B7">
        <w:rPr>
          <w:rFonts w:ascii="Consolas" w:hAnsi="Consolas" w:cs="Consolas"/>
          <w:sz w:val="18"/>
          <w:szCs w:val="18"/>
          <w:lang w:val="en-US"/>
        </w:rPr>
        <w:t xml:space="preserve"> | localhost   </w:t>
      </w:r>
      <w:del w:id="492" w:author="Carolina Fajardo" w:date="2014-11-20T10:34:00Z">
        <w:r w:rsidR="00F66053" w:rsidRPr="006E474B">
          <w:rPr>
            <w:rFonts w:ascii="Consolas" w:hAnsi="Consolas" w:cs="Consolas"/>
            <w:sz w:val="18"/>
            <w:szCs w:val="18"/>
            <w:lang w:val="en-US"/>
          </w:rPr>
          <w:delText xml:space="preserve">          </w:delText>
        </w:r>
      </w:del>
      <w:r w:rsidRPr="00A671B7">
        <w:rPr>
          <w:rFonts w:ascii="Consolas" w:hAnsi="Consolas" w:cs="Consolas"/>
          <w:sz w:val="18"/>
          <w:szCs w:val="18"/>
          <w:lang w:val="en-US"/>
        </w:rPr>
        <w:t>|</w:t>
      </w:r>
    </w:p>
    <w:p w:rsidR="00A671B7" w:rsidRPr="00A671B7" w:rsidRDefault="00A671B7" w:rsidP="00B61FC3">
      <w:pPr>
        <w:pStyle w:val="GELParrafo"/>
        <w:rPr>
          <w:rFonts w:ascii="Consolas" w:hAnsi="Consolas" w:cs="Consolas"/>
          <w:sz w:val="18"/>
          <w:szCs w:val="18"/>
          <w:lang w:val="en-US"/>
        </w:rPr>
      </w:pPr>
      <w:r w:rsidRPr="00A671B7">
        <w:rPr>
          <w:rFonts w:ascii="Consolas" w:hAnsi="Consolas" w:cs="Consolas"/>
          <w:sz w:val="18"/>
          <w:szCs w:val="18"/>
          <w:lang w:val="en-US"/>
        </w:rPr>
        <w:t xml:space="preserve">| </w:t>
      </w:r>
      <w:proofErr w:type="gramStart"/>
      <w:r w:rsidRPr="00A671B7">
        <w:rPr>
          <w:rFonts w:ascii="Consolas" w:hAnsi="Consolas" w:cs="Consolas"/>
          <w:sz w:val="18"/>
          <w:szCs w:val="18"/>
          <w:lang w:val="en-US"/>
        </w:rPr>
        <w:t>root</w:t>
      </w:r>
      <w:proofErr w:type="gramEnd"/>
      <w:r w:rsidRPr="00A671B7">
        <w:rPr>
          <w:rFonts w:ascii="Consolas" w:hAnsi="Consolas" w:cs="Consolas"/>
          <w:sz w:val="18"/>
          <w:szCs w:val="18"/>
          <w:lang w:val="en-US"/>
        </w:rPr>
        <w:t xml:space="preserve"> | </w:t>
      </w:r>
      <w:del w:id="493" w:author="Carolina Fajardo" w:date="2014-11-20T10:34:00Z">
        <w:r w:rsidR="00F66053" w:rsidRPr="006E474B">
          <w:rPr>
            <w:rFonts w:ascii="Consolas" w:hAnsi="Consolas" w:cs="Consolas"/>
            <w:sz w:val="18"/>
            <w:szCs w:val="18"/>
            <w:lang w:val="en-US"/>
          </w:rPr>
          <w:delText xml:space="preserve">         | localhost.localdomain</w:delText>
        </w:r>
      </w:del>
      <w:ins w:id="494" w:author="Carolina Fajardo" w:date="2014-11-20T10:34:00Z">
        <w:r w:rsidRPr="00A671B7">
          <w:rPr>
            <w:rFonts w:ascii="Consolas" w:hAnsi="Consolas" w:cs="Consolas"/>
            <w:sz w:val="18"/>
            <w:szCs w:val="18"/>
            <w:lang w:val="en-US"/>
          </w:rPr>
          <w:t>*827870F7AEEE9969F0CEF11F7B64ACB545A99F77 | MV-T-05-100</w:t>
        </w:r>
      </w:ins>
      <w:r w:rsidRPr="00A671B7">
        <w:rPr>
          <w:rFonts w:ascii="Consolas" w:hAnsi="Consolas" w:cs="Consolas"/>
          <w:sz w:val="18"/>
          <w:szCs w:val="18"/>
          <w:lang w:val="en-US"/>
        </w:rPr>
        <w:t xml:space="preserve"> |</w:t>
      </w:r>
    </w:p>
    <w:p w:rsidR="00A671B7" w:rsidRPr="00A671B7" w:rsidRDefault="00A671B7" w:rsidP="00B61FC3">
      <w:pPr>
        <w:pStyle w:val="GELParrafo"/>
        <w:rPr>
          <w:rFonts w:ascii="Consolas" w:hAnsi="Consolas" w:cs="Consolas"/>
          <w:sz w:val="18"/>
          <w:szCs w:val="18"/>
          <w:lang w:val="en-US"/>
        </w:rPr>
      </w:pPr>
      <w:r w:rsidRPr="00A671B7">
        <w:rPr>
          <w:rFonts w:ascii="Consolas" w:hAnsi="Consolas" w:cs="Consolas"/>
          <w:sz w:val="18"/>
          <w:szCs w:val="18"/>
          <w:lang w:val="en-US"/>
        </w:rPr>
        <w:lastRenderedPageBreak/>
        <w:t xml:space="preserve">| </w:t>
      </w:r>
      <w:proofErr w:type="gramStart"/>
      <w:r w:rsidRPr="00A671B7">
        <w:rPr>
          <w:rFonts w:ascii="Consolas" w:hAnsi="Consolas" w:cs="Consolas"/>
          <w:sz w:val="18"/>
          <w:szCs w:val="18"/>
          <w:lang w:val="en-US"/>
        </w:rPr>
        <w:t>root</w:t>
      </w:r>
      <w:proofErr w:type="gramEnd"/>
      <w:r w:rsidRPr="00A671B7">
        <w:rPr>
          <w:rFonts w:ascii="Consolas" w:hAnsi="Consolas" w:cs="Consolas"/>
          <w:sz w:val="18"/>
          <w:szCs w:val="18"/>
          <w:lang w:val="en-US"/>
        </w:rPr>
        <w:t xml:space="preserve"> | </w:t>
      </w:r>
      <w:del w:id="495" w:author="Carolina Fajardo" w:date="2014-11-20T10:34:00Z">
        <w:r w:rsidR="00F66053" w:rsidRPr="006E474B">
          <w:rPr>
            <w:rFonts w:ascii="Consolas" w:hAnsi="Consolas" w:cs="Consolas"/>
            <w:sz w:val="18"/>
            <w:szCs w:val="18"/>
            <w:lang w:val="en-US"/>
          </w:rPr>
          <w:delText xml:space="preserve">        </w:delText>
        </w:r>
      </w:del>
      <w:ins w:id="496" w:author="Carolina Fajardo" w:date="2014-11-20T10:34:00Z">
        <w:r w:rsidRPr="00A671B7">
          <w:rPr>
            <w:rFonts w:ascii="Consolas" w:hAnsi="Consolas" w:cs="Consolas"/>
            <w:sz w:val="18"/>
            <w:szCs w:val="18"/>
            <w:lang w:val="en-US"/>
          </w:rPr>
          <w:t>*827870F7AEEE9969F0CEF11F7B64ACB545A99F77</w:t>
        </w:r>
      </w:ins>
      <w:r w:rsidRPr="00A671B7">
        <w:rPr>
          <w:rFonts w:ascii="Consolas" w:hAnsi="Consolas" w:cs="Consolas"/>
          <w:sz w:val="18"/>
          <w:szCs w:val="18"/>
          <w:lang w:val="en-US"/>
        </w:rPr>
        <w:t xml:space="preserve"> | 127.0.0.1   </w:t>
      </w:r>
      <w:del w:id="497" w:author="Carolina Fajardo" w:date="2014-11-20T10:34:00Z">
        <w:r w:rsidR="00F66053" w:rsidRPr="006E474B">
          <w:rPr>
            <w:rFonts w:ascii="Consolas" w:hAnsi="Consolas" w:cs="Consolas"/>
            <w:sz w:val="18"/>
            <w:szCs w:val="18"/>
            <w:lang w:val="en-US"/>
          </w:rPr>
          <w:delText xml:space="preserve">          </w:delText>
        </w:r>
      </w:del>
      <w:r w:rsidRPr="00A671B7">
        <w:rPr>
          <w:rFonts w:ascii="Consolas" w:hAnsi="Consolas" w:cs="Consolas"/>
          <w:sz w:val="18"/>
          <w:szCs w:val="18"/>
          <w:lang w:val="en-US"/>
        </w:rPr>
        <w:t>|</w:t>
      </w:r>
    </w:p>
    <w:p w:rsidR="00F66053" w:rsidRPr="006E474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del w:id="498" w:author="Carolina Fajardo" w:date="2014-11-20T10:34:00Z"/>
          <w:rFonts w:ascii="Consolas" w:hAnsi="Consolas" w:cs="Consolas"/>
          <w:sz w:val="18"/>
          <w:szCs w:val="18"/>
          <w:lang w:val="en-US"/>
        </w:rPr>
      </w:pPr>
      <w:del w:id="499" w:author="Carolina Fajardo" w:date="2014-11-20T10:34:00Z">
        <w:r w:rsidRPr="006E474B">
          <w:rPr>
            <w:rFonts w:ascii="Consolas" w:hAnsi="Consolas" w:cs="Consolas"/>
            <w:sz w:val="18"/>
            <w:szCs w:val="18"/>
            <w:lang w:val="en-US"/>
          </w:rPr>
          <w:delText>|      |          | localhost             |</w:delText>
        </w:r>
      </w:del>
    </w:p>
    <w:p w:rsidR="00F66053" w:rsidRPr="006E474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del w:id="500" w:author="Carolina Fajardo" w:date="2014-11-20T10:34:00Z"/>
          <w:rFonts w:ascii="Consolas" w:hAnsi="Consolas" w:cs="Consolas"/>
          <w:sz w:val="18"/>
          <w:szCs w:val="18"/>
          <w:lang w:val="en-US"/>
        </w:rPr>
      </w:pPr>
      <w:del w:id="501" w:author="Carolina Fajardo" w:date="2014-11-20T10:34:00Z">
        <w:r w:rsidRPr="006E474B">
          <w:rPr>
            <w:rFonts w:ascii="Consolas" w:hAnsi="Consolas" w:cs="Consolas"/>
            <w:sz w:val="18"/>
            <w:szCs w:val="18"/>
            <w:lang w:val="en-US"/>
          </w:rPr>
          <w:delText>|      |          | localhost.localdomain |</w:delText>
        </w:r>
      </w:del>
    </w:p>
    <w:p w:rsidR="00F66053" w:rsidRPr="006E474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del w:id="502" w:author="Carolina Fajardo" w:date="2014-11-20T10:34:00Z"/>
          <w:rFonts w:ascii="Consolas" w:hAnsi="Consolas" w:cs="Consolas"/>
          <w:sz w:val="18"/>
          <w:szCs w:val="18"/>
          <w:lang w:val="en-US"/>
        </w:rPr>
      </w:pPr>
      <w:del w:id="503" w:author="Carolina Fajardo" w:date="2014-11-20T10:34:00Z">
        <w:r w:rsidRPr="006E474B">
          <w:rPr>
            <w:rFonts w:ascii="Consolas" w:hAnsi="Consolas" w:cs="Consolas"/>
            <w:sz w:val="18"/>
            <w:szCs w:val="18"/>
            <w:lang w:val="en-US"/>
          </w:rPr>
          <w:delText>+------+----------+-----------------------+</w:delText>
        </w:r>
      </w:del>
    </w:p>
    <w:p w:rsidR="00A671B7" w:rsidRPr="00A671B7" w:rsidRDefault="00F66053" w:rsidP="00A671B7">
      <w:pPr>
        <w:pStyle w:val="GELParrafo"/>
        <w:rPr>
          <w:ins w:id="504" w:author="Carolina Fajardo" w:date="2014-11-20T10:34:00Z"/>
          <w:rFonts w:ascii="Consolas" w:hAnsi="Consolas" w:cs="Consolas"/>
          <w:sz w:val="18"/>
          <w:szCs w:val="18"/>
          <w:lang w:val="en-US"/>
        </w:rPr>
      </w:pPr>
      <w:del w:id="505" w:author="Carolina Fajardo" w:date="2014-11-20T10:34:00Z">
        <w:r w:rsidRPr="006E474B">
          <w:rPr>
            <w:rFonts w:ascii="Consolas" w:hAnsi="Consolas" w:cs="Consolas"/>
            <w:sz w:val="18"/>
            <w:szCs w:val="18"/>
            <w:lang w:val="en-US"/>
          </w:rPr>
          <w:delText>5 rows in set (0.00 sec)</w:delText>
        </w:r>
      </w:del>
      <w:ins w:id="506" w:author="Carolina Fajardo" w:date="2014-11-20T10:34:00Z">
        <w:r w:rsidR="00A671B7" w:rsidRPr="00A671B7">
          <w:rPr>
            <w:rFonts w:ascii="Consolas" w:hAnsi="Consolas" w:cs="Consolas"/>
            <w:sz w:val="18"/>
            <w:szCs w:val="18"/>
            <w:lang w:val="en-US"/>
          </w:rPr>
          <w:t xml:space="preserve">| </w:t>
        </w:r>
        <w:proofErr w:type="gramStart"/>
        <w:r w:rsidR="00A671B7" w:rsidRPr="00A671B7">
          <w:rPr>
            <w:rFonts w:ascii="Consolas" w:hAnsi="Consolas" w:cs="Consolas"/>
            <w:sz w:val="18"/>
            <w:szCs w:val="18"/>
            <w:lang w:val="en-US"/>
          </w:rPr>
          <w:t>root</w:t>
        </w:r>
        <w:proofErr w:type="gramEnd"/>
        <w:r w:rsidR="00A671B7" w:rsidRPr="00A671B7">
          <w:rPr>
            <w:rFonts w:ascii="Consolas" w:hAnsi="Consolas" w:cs="Consolas"/>
            <w:sz w:val="18"/>
            <w:szCs w:val="18"/>
            <w:lang w:val="en-US"/>
          </w:rPr>
          <w:t xml:space="preserve"> | *827870F7AEEE9969F0CEF11F7B64ACB545A99F77 | ::1         |</w:t>
        </w:r>
      </w:ins>
    </w:p>
    <w:tbl>
      <w:tblPr>
        <w:tblW w:w="0" w:type="auto"/>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98"/>
        <w:gridCol w:w="4357"/>
        <w:gridCol w:w="1388"/>
      </w:tblGrid>
      <w:tr w:rsidR="00A671B7">
        <w:trPr>
          <w:ins w:id="507" w:author="Carolina Fajardo" w:date="2014-11-20T10:34:00Z"/>
        </w:trPr>
        <w:tc>
          <w:tcPr>
            <w:tcW w:w="698" w:type="dxa"/>
          </w:tcPr>
          <w:p w:rsidR="00A671B7" w:rsidRDefault="00A671B7" w:rsidP="00A671B7">
            <w:pPr>
              <w:pStyle w:val="GELParrafo"/>
              <w:rPr>
                <w:ins w:id="508" w:author="Carolina Fajardo" w:date="2014-11-20T10:34:00Z"/>
              </w:rPr>
            </w:pPr>
          </w:p>
        </w:tc>
        <w:tc>
          <w:tcPr>
            <w:tcW w:w="4357" w:type="dxa"/>
          </w:tcPr>
          <w:p w:rsidR="00A671B7" w:rsidRDefault="00A671B7" w:rsidP="00A671B7">
            <w:pPr>
              <w:pStyle w:val="GELParrafo"/>
              <w:rPr>
                <w:ins w:id="509" w:author="Carolina Fajardo" w:date="2014-11-20T10:34:00Z"/>
              </w:rPr>
            </w:pPr>
          </w:p>
        </w:tc>
        <w:tc>
          <w:tcPr>
            <w:tcW w:w="1388" w:type="dxa"/>
          </w:tcPr>
          <w:p w:rsidR="00A671B7" w:rsidRDefault="00A671B7" w:rsidP="00A671B7">
            <w:pPr>
              <w:pStyle w:val="GELParrafo"/>
              <w:rPr>
                <w:ins w:id="510" w:author="Carolina Fajardo" w:date="2014-11-20T10:34:00Z"/>
              </w:rPr>
            </w:pPr>
          </w:p>
        </w:tc>
      </w:tr>
    </w:tbl>
    <w:p w:rsidR="00A671B7" w:rsidRPr="00B61FC3" w:rsidRDefault="00A671B7" w:rsidP="00B61FC3">
      <w:pPr>
        <w:pStyle w:val="GELParrafo"/>
      </w:pPr>
    </w:p>
    <w:p w:rsidR="00F66053" w:rsidRDefault="00F66053" w:rsidP="00A671B7">
      <w:pPr>
        <w:pStyle w:val="GELParrafo"/>
      </w:pPr>
      <w:r w:rsidRPr="006E474B">
        <w:t xml:space="preserve">Ejecute el siguiente comando desde </w:t>
      </w:r>
      <w:proofErr w:type="spellStart"/>
      <w:r w:rsidR="005E7A4C" w:rsidRPr="006E474B">
        <w:t>My</w:t>
      </w:r>
      <w:r w:rsidR="005E7A4C">
        <w:t>SQL</w:t>
      </w:r>
      <w:proofErr w:type="spellEnd"/>
      <w:r w:rsidRPr="006E474B">
        <w:t>, para borra los usuarios anónimos.</w:t>
      </w:r>
    </w:p>
    <w:p w:rsidR="00F66053" w:rsidRPr="007C2BB7" w:rsidRDefault="00F66053" w:rsidP="00F66053">
      <w:pPr>
        <w:rPr>
          <w:rFonts w:ascii="Verdana" w:hAnsi="Verdana"/>
        </w:rPr>
      </w:pPr>
    </w:p>
    <w:p w:rsidR="00F66053" w:rsidRPr="002A761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proofErr w:type="spellStart"/>
      <w:proofErr w:type="gramStart"/>
      <w:r w:rsidRPr="002A761B">
        <w:rPr>
          <w:rFonts w:ascii="Consolas" w:hAnsi="Consolas" w:cs="Consolas"/>
          <w:sz w:val="18"/>
          <w:szCs w:val="18"/>
          <w:lang w:val="en-US"/>
        </w:rPr>
        <w:t>mysql</w:t>
      </w:r>
      <w:proofErr w:type="spellEnd"/>
      <w:proofErr w:type="gramEnd"/>
      <w:r w:rsidRPr="002A761B">
        <w:rPr>
          <w:rFonts w:ascii="Consolas" w:hAnsi="Consolas" w:cs="Consolas"/>
          <w:sz w:val="18"/>
          <w:szCs w:val="18"/>
          <w:lang w:val="en-US"/>
        </w:rPr>
        <w:t>&gt; delete from user where User ='';</w:t>
      </w:r>
    </w:p>
    <w:p w:rsidR="00F66053" w:rsidRPr="0046381A"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46381A">
        <w:rPr>
          <w:rFonts w:ascii="Consolas" w:hAnsi="Consolas" w:cs="Consolas"/>
          <w:sz w:val="18"/>
          <w:szCs w:val="18"/>
          <w:lang w:val="en-US"/>
        </w:rPr>
        <w:t>Query OK, 2 rows affected (0.00 sec)</w:t>
      </w:r>
    </w:p>
    <w:p w:rsidR="00F66053" w:rsidRDefault="00F66053" w:rsidP="00F66053">
      <w:pPr>
        <w:rPr>
          <w:rFonts w:ascii="Verdana" w:hAnsi="Verdana"/>
          <w:lang w:val="en-US"/>
        </w:rPr>
      </w:pPr>
    </w:p>
    <w:p w:rsidR="00F66053" w:rsidRPr="0012709E" w:rsidRDefault="00F66053" w:rsidP="00F66053">
      <w:pPr>
        <w:pStyle w:val="GELParrafo"/>
        <w:rPr>
          <w:rFonts w:ascii="Verdana" w:hAnsi="Verdana"/>
          <w:lang w:val="es-CO"/>
        </w:rPr>
      </w:pPr>
      <w:r w:rsidRPr="00F27180">
        <w:rPr>
          <w:rFonts w:ascii="Verdana" w:hAnsi="Verdana"/>
        </w:rPr>
        <w:t>Asigne contraseña a la cuenta del administrador de la base de datos (</w:t>
      </w:r>
      <w:proofErr w:type="spellStart"/>
      <w:r w:rsidRPr="00F27180">
        <w:rPr>
          <w:rFonts w:ascii="Verdana" w:hAnsi="Verdana"/>
        </w:rPr>
        <w:t>root</w:t>
      </w:r>
      <w:proofErr w:type="spellEnd"/>
      <w:r>
        <w:rPr>
          <w:rFonts w:ascii="Verdana" w:hAnsi="Verdana"/>
        </w:rPr>
        <w:t xml:space="preserve">), remplace </w:t>
      </w:r>
      <w:r w:rsidRPr="0012709E">
        <w:rPr>
          <w:color w:val="FF0000"/>
          <w:lang w:val="es-CO"/>
        </w:rPr>
        <w:t xml:space="preserve">&lt;Contraseña para el usuario </w:t>
      </w:r>
      <w:proofErr w:type="spellStart"/>
      <w:r w:rsidRPr="0012709E">
        <w:rPr>
          <w:color w:val="FF0000"/>
          <w:lang w:val="es-CO"/>
        </w:rPr>
        <w:t>root</w:t>
      </w:r>
      <w:proofErr w:type="spellEnd"/>
      <w:r w:rsidRPr="0012709E">
        <w:rPr>
          <w:color w:val="FF0000"/>
          <w:lang w:val="es-CO"/>
        </w:rPr>
        <w:t>&gt;</w:t>
      </w:r>
      <w:r>
        <w:rPr>
          <w:lang w:val="es-CO"/>
        </w:rPr>
        <w:t>, no olvide crearla incluyendo números letras en mayúsculas y minúsculas e incluyendo caracteres especiales</w:t>
      </w:r>
      <w:r w:rsidR="005E7A4C">
        <w:rPr>
          <w:lang w:val="es-CO"/>
        </w:rPr>
        <w:t>.</w:t>
      </w:r>
    </w:p>
    <w:p w:rsidR="00F66053" w:rsidRPr="00F27180" w:rsidRDefault="00F66053" w:rsidP="00F66053">
      <w:pPr>
        <w:pStyle w:val="GELParrafo"/>
        <w:rPr>
          <w:rFonts w:ascii="Verdana" w:hAnsi="Verdana"/>
        </w:rPr>
      </w:pPr>
    </w:p>
    <w:p w:rsidR="00F66053" w:rsidRPr="002A761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proofErr w:type="spellStart"/>
      <w:proofErr w:type="gramStart"/>
      <w:r w:rsidRPr="002A761B">
        <w:rPr>
          <w:rFonts w:ascii="Consolas" w:hAnsi="Consolas" w:cs="Consolas"/>
          <w:sz w:val="18"/>
          <w:szCs w:val="18"/>
          <w:lang w:val="en-US"/>
        </w:rPr>
        <w:t>mysql</w:t>
      </w:r>
      <w:proofErr w:type="spellEnd"/>
      <w:proofErr w:type="gramEnd"/>
      <w:r w:rsidRPr="002A761B">
        <w:rPr>
          <w:rFonts w:ascii="Consolas" w:hAnsi="Consolas" w:cs="Consolas"/>
          <w:sz w:val="18"/>
          <w:szCs w:val="18"/>
          <w:lang w:val="en-US"/>
        </w:rPr>
        <w:t>&gt; UPDATE user set Password = Password('</w:t>
      </w:r>
      <w:r w:rsidRPr="0012709E">
        <w:rPr>
          <w:rFonts w:ascii="Consolas" w:hAnsi="Consolas" w:cs="Consolas"/>
          <w:color w:val="FF0000"/>
          <w:sz w:val="18"/>
          <w:szCs w:val="18"/>
          <w:lang w:val="en-US"/>
        </w:rPr>
        <w:t>&lt;</w:t>
      </w:r>
      <w:proofErr w:type="spellStart"/>
      <w:r w:rsidRPr="0012709E">
        <w:rPr>
          <w:rFonts w:ascii="Consolas" w:hAnsi="Consolas" w:cs="Consolas"/>
          <w:color w:val="FF0000"/>
          <w:sz w:val="18"/>
          <w:szCs w:val="18"/>
          <w:lang w:val="en-US"/>
        </w:rPr>
        <w:t>Contraseña</w:t>
      </w:r>
      <w:proofErr w:type="spellEnd"/>
      <w:r w:rsidRPr="0012709E">
        <w:rPr>
          <w:rFonts w:ascii="Consolas" w:hAnsi="Consolas" w:cs="Consolas"/>
          <w:color w:val="FF0000"/>
          <w:sz w:val="18"/>
          <w:szCs w:val="18"/>
          <w:lang w:val="en-US"/>
        </w:rPr>
        <w:t xml:space="preserve"> para el </w:t>
      </w:r>
      <w:proofErr w:type="spellStart"/>
      <w:r w:rsidRPr="0012709E">
        <w:rPr>
          <w:rFonts w:ascii="Consolas" w:hAnsi="Consolas" w:cs="Consolas"/>
          <w:color w:val="FF0000"/>
          <w:sz w:val="18"/>
          <w:szCs w:val="18"/>
          <w:lang w:val="en-US"/>
        </w:rPr>
        <w:t>usuario</w:t>
      </w:r>
      <w:proofErr w:type="spellEnd"/>
      <w:r w:rsidRPr="0012709E">
        <w:rPr>
          <w:rFonts w:ascii="Consolas" w:hAnsi="Consolas" w:cs="Consolas"/>
          <w:color w:val="FF0000"/>
          <w:sz w:val="18"/>
          <w:szCs w:val="18"/>
          <w:lang w:val="en-US"/>
        </w:rPr>
        <w:t xml:space="preserve"> root&gt;</w:t>
      </w:r>
      <w:r w:rsidRPr="002A761B">
        <w:rPr>
          <w:rFonts w:ascii="Consolas" w:hAnsi="Consolas" w:cs="Consolas"/>
          <w:sz w:val="18"/>
          <w:szCs w:val="18"/>
          <w:lang w:val="en-US"/>
        </w:rPr>
        <w:t>');</w:t>
      </w:r>
    </w:p>
    <w:p w:rsidR="00F66053" w:rsidRPr="0046381A"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46381A">
        <w:rPr>
          <w:rFonts w:ascii="Consolas" w:hAnsi="Consolas" w:cs="Consolas"/>
          <w:sz w:val="18"/>
          <w:szCs w:val="18"/>
          <w:lang w:val="en-US"/>
        </w:rPr>
        <w:t>Query OK, 3 rows affected (0.00 sec)</w:t>
      </w:r>
    </w:p>
    <w:p w:rsidR="00F66053" w:rsidRPr="0046381A"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46381A">
        <w:rPr>
          <w:rFonts w:ascii="Consolas" w:hAnsi="Consolas" w:cs="Consolas"/>
          <w:sz w:val="18"/>
          <w:szCs w:val="18"/>
          <w:lang w:val="en-US"/>
        </w:rPr>
        <w:t xml:space="preserve">Rows matched: </w:t>
      </w:r>
      <w:proofErr w:type="gramStart"/>
      <w:r w:rsidRPr="0046381A">
        <w:rPr>
          <w:rFonts w:ascii="Consolas" w:hAnsi="Consolas" w:cs="Consolas"/>
          <w:sz w:val="18"/>
          <w:szCs w:val="18"/>
          <w:lang w:val="en-US"/>
        </w:rPr>
        <w:t>3  Changed</w:t>
      </w:r>
      <w:proofErr w:type="gramEnd"/>
      <w:r w:rsidRPr="0046381A">
        <w:rPr>
          <w:rFonts w:ascii="Consolas" w:hAnsi="Consolas" w:cs="Consolas"/>
          <w:sz w:val="18"/>
          <w:szCs w:val="18"/>
          <w:lang w:val="en-US"/>
        </w:rPr>
        <w:t>: 3  Warnings: 0</w:t>
      </w:r>
    </w:p>
    <w:p w:rsidR="00F66053" w:rsidRPr="00492C90" w:rsidRDefault="00F66053" w:rsidP="00F66053">
      <w:pPr>
        <w:rPr>
          <w:rFonts w:ascii="Verdana" w:hAnsi="Verdana"/>
          <w:lang w:val="en-US"/>
        </w:rPr>
      </w:pPr>
    </w:p>
    <w:p w:rsidR="00F66053" w:rsidRPr="002A761B"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proofErr w:type="spellStart"/>
      <w:proofErr w:type="gramStart"/>
      <w:r w:rsidRPr="002A761B">
        <w:rPr>
          <w:rFonts w:ascii="Consolas" w:hAnsi="Consolas" w:cs="Consolas"/>
          <w:sz w:val="18"/>
          <w:szCs w:val="18"/>
          <w:lang w:val="en-US"/>
        </w:rPr>
        <w:t>mysql</w:t>
      </w:r>
      <w:proofErr w:type="spellEnd"/>
      <w:proofErr w:type="gramEnd"/>
      <w:r w:rsidRPr="002A761B">
        <w:rPr>
          <w:rFonts w:ascii="Consolas" w:hAnsi="Consolas" w:cs="Consolas"/>
          <w:sz w:val="18"/>
          <w:szCs w:val="18"/>
          <w:lang w:val="en-US"/>
        </w:rPr>
        <w:t xml:space="preserve">&gt; select </w:t>
      </w:r>
      <w:proofErr w:type="spellStart"/>
      <w:r w:rsidRPr="002A761B">
        <w:rPr>
          <w:rFonts w:ascii="Consolas" w:hAnsi="Consolas" w:cs="Consolas"/>
          <w:sz w:val="18"/>
          <w:szCs w:val="18"/>
          <w:lang w:val="en-US"/>
        </w:rPr>
        <w:t>User,Password,Host</w:t>
      </w:r>
      <w:proofErr w:type="spellEnd"/>
      <w:r w:rsidRPr="002A761B">
        <w:rPr>
          <w:rFonts w:ascii="Consolas" w:hAnsi="Consolas" w:cs="Consolas"/>
          <w:sz w:val="18"/>
          <w:szCs w:val="18"/>
          <w:lang w:val="en-US"/>
        </w:rPr>
        <w:t xml:space="preserve"> from user;</w:t>
      </w:r>
    </w:p>
    <w:p w:rsidR="00F66053" w:rsidRPr="0046381A"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46381A">
        <w:rPr>
          <w:rFonts w:ascii="Consolas" w:hAnsi="Consolas" w:cs="Consolas"/>
          <w:sz w:val="18"/>
          <w:szCs w:val="18"/>
          <w:lang w:val="en-US"/>
        </w:rPr>
        <w:t>+------+------------------+-----------------------+</w:t>
      </w:r>
    </w:p>
    <w:p w:rsidR="00F66053" w:rsidRPr="0046381A"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46381A">
        <w:rPr>
          <w:rFonts w:ascii="Consolas" w:hAnsi="Consolas" w:cs="Consolas"/>
          <w:sz w:val="18"/>
          <w:szCs w:val="18"/>
          <w:lang w:val="en-US"/>
        </w:rPr>
        <w:t>| User | Password         | Host                  |</w:t>
      </w:r>
    </w:p>
    <w:p w:rsidR="00F66053" w:rsidRPr="0046381A"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46381A">
        <w:rPr>
          <w:rFonts w:ascii="Consolas" w:hAnsi="Consolas" w:cs="Consolas"/>
          <w:sz w:val="18"/>
          <w:szCs w:val="18"/>
          <w:lang w:val="en-US"/>
        </w:rPr>
        <w:t>+------+------------------+-----------------------+</w:t>
      </w:r>
    </w:p>
    <w:p w:rsidR="00F66053" w:rsidRPr="0046381A"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46381A">
        <w:rPr>
          <w:rFonts w:ascii="Consolas" w:hAnsi="Consolas" w:cs="Consolas"/>
          <w:sz w:val="18"/>
          <w:szCs w:val="18"/>
          <w:lang w:val="en-US"/>
        </w:rPr>
        <w:t xml:space="preserve">| </w:t>
      </w:r>
      <w:proofErr w:type="gramStart"/>
      <w:r w:rsidRPr="0046381A">
        <w:rPr>
          <w:rFonts w:ascii="Consolas" w:hAnsi="Consolas" w:cs="Consolas"/>
          <w:sz w:val="18"/>
          <w:szCs w:val="18"/>
          <w:lang w:val="en-US"/>
        </w:rPr>
        <w:t>root</w:t>
      </w:r>
      <w:proofErr w:type="gramEnd"/>
      <w:r w:rsidRPr="0046381A">
        <w:rPr>
          <w:rFonts w:ascii="Consolas" w:hAnsi="Consolas" w:cs="Consolas"/>
          <w:sz w:val="18"/>
          <w:szCs w:val="18"/>
          <w:lang w:val="en-US"/>
        </w:rPr>
        <w:t xml:space="preserve"> | 12a0ac4d2a00c3fd | localhost             |</w:t>
      </w:r>
    </w:p>
    <w:p w:rsidR="00F66053" w:rsidRPr="0046381A"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46381A">
        <w:rPr>
          <w:rFonts w:ascii="Consolas" w:hAnsi="Consolas" w:cs="Consolas"/>
          <w:sz w:val="18"/>
          <w:szCs w:val="18"/>
          <w:lang w:val="en-US"/>
        </w:rPr>
        <w:t xml:space="preserve">| </w:t>
      </w:r>
      <w:proofErr w:type="gramStart"/>
      <w:r w:rsidRPr="0046381A">
        <w:rPr>
          <w:rFonts w:ascii="Consolas" w:hAnsi="Consolas" w:cs="Consolas"/>
          <w:sz w:val="18"/>
          <w:szCs w:val="18"/>
          <w:lang w:val="en-US"/>
        </w:rPr>
        <w:t>root</w:t>
      </w:r>
      <w:proofErr w:type="gramEnd"/>
      <w:r w:rsidRPr="0046381A">
        <w:rPr>
          <w:rFonts w:ascii="Consolas" w:hAnsi="Consolas" w:cs="Consolas"/>
          <w:sz w:val="18"/>
          <w:szCs w:val="18"/>
          <w:lang w:val="en-US"/>
        </w:rPr>
        <w:t xml:space="preserve"> | 12a0ac4d2a00c3fd | </w:t>
      </w:r>
      <w:proofErr w:type="spellStart"/>
      <w:r w:rsidRPr="0046381A">
        <w:rPr>
          <w:rFonts w:ascii="Consolas" w:hAnsi="Consolas" w:cs="Consolas"/>
          <w:sz w:val="18"/>
          <w:szCs w:val="18"/>
          <w:lang w:val="en-US"/>
        </w:rPr>
        <w:t>localhost.localdomain</w:t>
      </w:r>
      <w:proofErr w:type="spellEnd"/>
      <w:r w:rsidRPr="0046381A">
        <w:rPr>
          <w:rFonts w:ascii="Consolas" w:hAnsi="Consolas" w:cs="Consolas"/>
          <w:sz w:val="18"/>
          <w:szCs w:val="18"/>
          <w:lang w:val="en-US"/>
        </w:rPr>
        <w:t xml:space="preserve"> |</w:t>
      </w:r>
    </w:p>
    <w:p w:rsidR="00F66053" w:rsidRPr="0046381A"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46381A">
        <w:rPr>
          <w:rFonts w:ascii="Consolas" w:hAnsi="Consolas" w:cs="Consolas"/>
          <w:sz w:val="18"/>
          <w:szCs w:val="18"/>
          <w:lang w:val="en-US"/>
        </w:rPr>
        <w:t xml:space="preserve">| </w:t>
      </w:r>
      <w:proofErr w:type="gramStart"/>
      <w:r w:rsidRPr="0046381A">
        <w:rPr>
          <w:rFonts w:ascii="Consolas" w:hAnsi="Consolas" w:cs="Consolas"/>
          <w:sz w:val="18"/>
          <w:szCs w:val="18"/>
          <w:lang w:val="en-US"/>
        </w:rPr>
        <w:t>root</w:t>
      </w:r>
      <w:proofErr w:type="gramEnd"/>
      <w:r w:rsidRPr="0046381A">
        <w:rPr>
          <w:rFonts w:ascii="Consolas" w:hAnsi="Consolas" w:cs="Consolas"/>
          <w:sz w:val="18"/>
          <w:szCs w:val="18"/>
          <w:lang w:val="en-US"/>
        </w:rPr>
        <w:t xml:space="preserve"> | 12a0ac4d2a00c3fd | 127.0.0.1             |</w:t>
      </w:r>
    </w:p>
    <w:p w:rsidR="00F66053" w:rsidRPr="002A0B77"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sz w:val="18"/>
          <w:lang w:val="es-CO"/>
        </w:rPr>
      </w:pPr>
      <w:r w:rsidRPr="002A0B77">
        <w:rPr>
          <w:rFonts w:ascii="Consolas" w:hAnsi="Consolas"/>
          <w:sz w:val="18"/>
          <w:lang w:val="es-CO"/>
        </w:rPr>
        <w:t>+------+------------------+-----------------------+</w:t>
      </w:r>
    </w:p>
    <w:p w:rsidR="00F66053" w:rsidRPr="002A0B77"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sz w:val="18"/>
          <w:lang w:val="es-CO"/>
        </w:rPr>
      </w:pPr>
      <w:r w:rsidRPr="002A0B77">
        <w:rPr>
          <w:rFonts w:ascii="Consolas" w:hAnsi="Consolas"/>
          <w:sz w:val="18"/>
          <w:lang w:val="es-CO"/>
        </w:rPr>
        <w:t xml:space="preserve">3 </w:t>
      </w:r>
      <w:proofErr w:type="spellStart"/>
      <w:r w:rsidRPr="002A0B77">
        <w:rPr>
          <w:rFonts w:ascii="Consolas" w:hAnsi="Consolas"/>
          <w:sz w:val="18"/>
          <w:lang w:val="es-CO"/>
        </w:rPr>
        <w:t>rows</w:t>
      </w:r>
      <w:proofErr w:type="spellEnd"/>
      <w:r w:rsidRPr="002A0B77">
        <w:rPr>
          <w:rFonts w:ascii="Consolas" w:hAnsi="Consolas"/>
          <w:sz w:val="18"/>
          <w:lang w:val="es-CO"/>
        </w:rPr>
        <w:t xml:space="preserve"> in set (0.00 </w:t>
      </w:r>
      <w:proofErr w:type="spellStart"/>
      <w:r w:rsidRPr="002A0B77">
        <w:rPr>
          <w:rFonts w:ascii="Consolas" w:hAnsi="Consolas"/>
          <w:sz w:val="18"/>
          <w:lang w:val="es-CO"/>
        </w:rPr>
        <w:t>sec</w:t>
      </w:r>
      <w:proofErr w:type="spellEnd"/>
      <w:r w:rsidRPr="002A0B77">
        <w:rPr>
          <w:rFonts w:ascii="Consolas" w:hAnsi="Consolas"/>
          <w:sz w:val="18"/>
          <w:lang w:val="es-CO"/>
        </w:rPr>
        <w:t>)</w:t>
      </w:r>
    </w:p>
    <w:p w:rsidR="00F66053" w:rsidRPr="002A0B77" w:rsidRDefault="00F66053" w:rsidP="00F66053">
      <w:pPr>
        <w:rPr>
          <w:rFonts w:ascii="Verdana" w:hAnsi="Verdana"/>
          <w:lang w:val="es-CO"/>
        </w:rPr>
      </w:pPr>
    </w:p>
    <w:p w:rsidR="00F66053" w:rsidRPr="00F27180" w:rsidRDefault="00F66053" w:rsidP="00F66053">
      <w:pPr>
        <w:rPr>
          <w:rFonts w:ascii="Verdana" w:hAnsi="Verdana"/>
        </w:rPr>
      </w:pPr>
      <w:r w:rsidRPr="00F27180">
        <w:rPr>
          <w:rFonts w:ascii="Verdana" w:hAnsi="Verdana"/>
        </w:rPr>
        <w:t>Actualice en memoria los datos cambiado</w:t>
      </w:r>
      <w:r>
        <w:rPr>
          <w:rFonts w:ascii="Verdana" w:hAnsi="Verdana"/>
        </w:rPr>
        <w:t>s.</w:t>
      </w:r>
    </w:p>
    <w:p w:rsidR="00F66053" w:rsidRPr="00F27180" w:rsidRDefault="00F66053" w:rsidP="00F66053">
      <w:pPr>
        <w:rPr>
          <w:rFonts w:ascii="Verdana" w:hAnsi="Verdana"/>
        </w:rPr>
      </w:pPr>
    </w:p>
    <w:p w:rsidR="00F66053"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Verdana" w:hAnsi="Verdana"/>
          <w:lang w:val="en-US"/>
        </w:rPr>
      </w:pPr>
      <w:proofErr w:type="spellStart"/>
      <w:proofErr w:type="gramStart"/>
      <w:r w:rsidRPr="002A761B">
        <w:rPr>
          <w:rFonts w:ascii="Consolas" w:hAnsi="Consolas" w:cs="Consolas"/>
          <w:sz w:val="18"/>
          <w:szCs w:val="18"/>
          <w:lang w:val="en-US"/>
        </w:rPr>
        <w:t>mysql</w:t>
      </w:r>
      <w:proofErr w:type="spellEnd"/>
      <w:proofErr w:type="gramEnd"/>
      <w:r w:rsidRPr="002A761B">
        <w:rPr>
          <w:rFonts w:ascii="Consolas" w:hAnsi="Consolas" w:cs="Consolas"/>
          <w:sz w:val="18"/>
          <w:szCs w:val="18"/>
          <w:lang w:val="en-US"/>
        </w:rPr>
        <w:t>&gt; flush privileges;</w:t>
      </w:r>
    </w:p>
    <w:p w:rsidR="00F66053" w:rsidRPr="0046381A"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46381A">
        <w:rPr>
          <w:rFonts w:ascii="Consolas" w:hAnsi="Consolas" w:cs="Consolas"/>
          <w:sz w:val="18"/>
          <w:szCs w:val="18"/>
          <w:lang w:val="en-US"/>
        </w:rPr>
        <w:t>Query OK, 0 rows affected (0.00 sec)</w:t>
      </w:r>
    </w:p>
    <w:p w:rsidR="00F66053" w:rsidRDefault="00F66053" w:rsidP="00F66053">
      <w:pPr>
        <w:pStyle w:val="GELParrafo"/>
        <w:rPr>
          <w:lang w:val="es-CO"/>
        </w:rPr>
      </w:pPr>
      <w:r>
        <w:rPr>
          <w:lang w:val="es-CO"/>
        </w:rPr>
        <w:t>Sin salir de la sesión actual, c</w:t>
      </w:r>
      <w:r w:rsidRPr="0012709E">
        <w:rPr>
          <w:lang w:val="es-CO"/>
        </w:rPr>
        <w:t>ree una sesión</w:t>
      </w:r>
      <w:r>
        <w:rPr>
          <w:lang w:val="es-CO"/>
        </w:rPr>
        <w:t xml:space="preserve"> adicional, </w:t>
      </w:r>
      <w:r w:rsidRPr="0012709E">
        <w:rPr>
          <w:lang w:val="es-CO"/>
        </w:rPr>
        <w:t>y verifique el cambio digitando:</w:t>
      </w:r>
    </w:p>
    <w:p w:rsidR="00F66053" w:rsidRPr="0012709E" w:rsidRDefault="00F66053" w:rsidP="00F66053">
      <w:pPr>
        <w:pStyle w:val="GELParrafo"/>
        <w:rPr>
          <w:lang w:val="es-CO"/>
        </w:rPr>
      </w:pPr>
    </w:p>
    <w:p w:rsidR="00F66053" w:rsidRPr="00401503"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s-CO"/>
        </w:rPr>
      </w:pPr>
      <w:proofErr w:type="spellStart"/>
      <w:proofErr w:type="gramStart"/>
      <w:r w:rsidRPr="00401503">
        <w:rPr>
          <w:rFonts w:ascii="Consolas" w:hAnsi="Consolas" w:cs="Consolas"/>
          <w:sz w:val="18"/>
          <w:szCs w:val="18"/>
          <w:lang w:val="es-CO"/>
        </w:rPr>
        <w:t>mysql</w:t>
      </w:r>
      <w:proofErr w:type="spellEnd"/>
      <w:proofErr w:type="gramEnd"/>
      <w:r w:rsidRPr="00401503">
        <w:rPr>
          <w:rFonts w:ascii="Consolas" w:hAnsi="Consolas" w:cs="Consolas"/>
          <w:sz w:val="18"/>
          <w:szCs w:val="18"/>
          <w:lang w:val="es-CO"/>
        </w:rPr>
        <w:t xml:space="preserve"> –u </w:t>
      </w:r>
      <w:proofErr w:type="spellStart"/>
      <w:r w:rsidRPr="00401503">
        <w:rPr>
          <w:rFonts w:ascii="Consolas" w:hAnsi="Consolas" w:cs="Consolas"/>
          <w:sz w:val="18"/>
          <w:szCs w:val="18"/>
          <w:lang w:val="es-CO"/>
        </w:rPr>
        <w:t>root</w:t>
      </w:r>
      <w:proofErr w:type="spellEnd"/>
      <w:r w:rsidRPr="00401503">
        <w:rPr>
          <w:rFonts w:ascii="Consolas" w:hAnsi="Consolas" w:cs="Consolas"/>
          <w:sz w:val="18"/>
          <w:szCs w:val="18"/>
          <w:lang w:val="es-CO"/>
        </w:rPr>
        <w:t xml:space="preserve"> –p</w:t>
      </w:r>
      <w:r w:rsidR="00886EE7">
        <w:rPr>
          <w:rFonts w:ascii="Consolas" w:hAnsi="Consolas" w:cs="Consolas"/>
          <w:sz w:val="18"/>
          <w:szCs w:val="18"/>
          <w:lang w:val="es-CO"/>
        </w:rPr>
        <w:t xml:space="preserve"> </w:t>
      </w:r>
      <w:r w:rsidRPr="00401503">
        <w:rPr>
          <w:rFonts w:ascii="Consolas" w:hAnsi="Consolas" w:cs="Consolas"/>
          <w:color w:val="FF0000"/>
          <w:sz w:val="18"/>
          <w:szCs w:val="18"/>
          <w:lang w:val="es-CO"/>
        </w:rPr>
        <w:t xml:space="preserve">&lt;Contraseña para el usuario </w:t>
      </w:r>
      <w:proofErr w:type="spellStart"/>
      <w:r w:rsidRPr="00401503">
        <w:rPr>
          <w:rFonts w:ascii="Consolas" w:hAnsi="Consolas" w:cs="Consolas"/>
          <w:color w:val="FF0000"/>
          <w:sz w:val="18"/>
          <w:szCs w:val="18"/>
          <w:lang w:val="es-CO"/>
        </w:rPr>
        <w:t>root</w:t>
      </w:r>
      <w:proofErr w:type="spellEnd"/>
      <w:r w:rsidRPr="00401503">
        <w:rPr>
          <w:rFonts w:ascii="Consolas" w:hAnsi="Consolas" w:cs="Consolas"/>
          <w:color w:val="FF0000"/>
          <w:sz w:val="18"/>
          <w:szCs w:val="18"/>
          <w:lang w:val="es-CO"/>
        </w:rPr>
        <w:t>&gt;</w:t>
      </w:r>
    </w:p>
    <w:p w:rsidR="00F66053" w:rsidRDefault="00F802BB" w:rsidP="00F66053">
      <w:pPr>
        <w:pStyle w:val="GELTtulo2"/>
        <w:numPr>
          <w:ilvl w:val="1"/>
          <w:numId w:val="1"/>
        </w:numPr>
      </w:pPr>
      <w:bookmarkStart w:id="511" w:name="_Toc368663517"/>
      <w:bookmarkStart w:id="512" w:name="_Toc404584793"/>
      <w:r>
        <w:t xml:space="preserve">CREACIÓN </w:t>
      </w:r>
      <w:r w:rsidRPr="006E4DE9">
        <w:t xml:space="preserve"> </w:t>
      </w:r>
      <w:r w:rsidR="00F66053" w:rsidRPr="006E4DE9">
        <w:t>DE LAS BASES DE DATOS</w:t>
      </w:r>
      <w:bookmarkEnd w:id="512"/>
      <w:r w:rsidR="00F66053" w:rsidRPr="006E4DE9">
        <w:t xml:space="preserve"> </w:t>
      </w:r>
      <w:bookmarkEnd w:id="511"/>
    </w:p>
    <w:p w:rsidR="007E0D1D" w:rsidRDefault="007E0D1D" w:rsidP="00F66053">
      <w:pPr>
        <w:pStyle w:val="GELParrafo"/>
      </w:pPr>
      <w:r>
        <w:t>Previo a la creación de las bases de datos se recomienda como medida de seguridad borra</w:t>
      </w:r>
      <w:r w:rsidR="008363A2">
        <w:t>r</w:t>
      </w:r>
      <w:r>
        <w:t xml:space="preserve"> las bases de datos que la instalación de </w:t>
      </w:r>
      <w:proofErr w:type="spellStart"/>
      <w:r w:rsidR="008363A2">
        <w:t>M</w:t>
      </w:r>
      <w:r>
        <w:t>y</w:t>
      </w:r>
      <w:r w:rsidR="008363A2">
        <w:t>SQL</w:t>
      </w:r>
      <w:proofErr w:type="spellEnd"/>
      <w:r>
        <w:t xml:space="preserve"> cre</w:t>
      </w:r>
      <w:r w:rsidR="008363A2">
        <w:t>a</w:t>
      </w:r>
      <w:r>
        <w:t xml:space="preserve"> como ejemplo, como es el caso de la base de datos test. Proceda de la siguiente manera:</w:t>
      </w:r>
    </w:p>
    <w:p w:rsidR="007E0D1D" w:rsidRDefault="007E0D1D" w:rsidP="00F66053">
      <w:pPr>
        <w:pStyle w:val="GELParrafo"/>
      </w:pPr>
      <w:r>
        <w:t>Ingrese a la base de datos</w:t>
      </w:r>
    </w:p>
    <w:p w:rsidR="007E0D1D" w:rsidRDefault="007E0D1D" w:rsidP="00F66053">
      <w:pPr>
        <w:pStyle w:val="GELParrafo"/>
      </w:pPr>
    </w:p>
    <w:p w:rsidR="007E0D1D" w:rsidRPr="00DF55F8" w:rsidRDefault="007E0D1D" w:rsidP="00DF55F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s-CO"/>
        </w:rPr>
      </w:pPr>
      <w:proofErr w:type="spellStart"/>
      <w:proofErr w:type="gramStart"/>
      <w:r w:rsidRPr="00DF55F8">
        <w:rPr>
          <w:rFonts w:ascii="Consolas" w:hAnsi="Consolas" w:cs="Consolas"/>
          <w:sz w:val="18"/>
          <w:szCs w:val="18"/>
          <w:lang w:val="es-CO"/>
        </w:rPr>
        <w:t>mysql</w:t>
      </w:r>
      <w:proofErr w:type="spellEnd"/>
      <w:proofErr w:type="gramEnd"/>
      <w:r w:rsidRPr="00DF55F8">
        <w:rPr>
          <w:rFonts w:ascii="Consolas" w:hAnsi="Consolas" w:cs="Consolas"/>
          <w:sz w:val="18"/>
          <w:szCs w:val="18"/>
          <w:lang w:val="es-CO"/>
        </w:rPr>
        <w:t xml:space="preserve"> –u</w:t>
      </w:r>
      <w:r w:rsidR="008363A2">
        <w:rPr>
          <w:rFonts w:ascii="Consolas" w:hAnsi="Consolas" w:cs="Consolas"/>
          <w:sz w:val="18"/>
          <w:szCs w:val="18"/>
          <w:lang w:val="es-CO"/>
        </w:rPr>
        <w:t xml:space="preserve"> </w:t>
      </w:r>
      <w:proofErr w:type="spellStart"/>
      <w:r w:rsidRPr="00DF55F8">
        <w:rPr>
          <w:rFonts w:ascii="Consolas" w:hAnsi="Consolas" w:cs="Consolas"/>
          <w:sz w:val="18"/>
          <w:szCs w:val="18"/>
          <w:lang w:val="es-CO"/>
        </w:rPr>
        <w:t>root</w:t>
      </w:r>
      <w:proofErr w:type="spellEnd"/>
      <w:r w:rsidRPr="00DF55F8">
        <w:rPr>
          <w:rFonts w:ascii="Consolas" w:hAnsi="Consolas" w:cs="Consolas"/>
          <w:sz w:val="18"/>
          <w:szCs w:val="18"/>
          <w:lang w:val="es-CO"/>
        </w:rPr>
        <w:t xml:space="preserve"> –p</w:t>
      </w:r>
    </w:p>
    <w:p w:rsidR="007E0D1D" w:rsidRDefault="007E0D1D" w:rsidP="00F66053">
      <w:pPr>
        <w:pStyle w:val="GELParrafo"/>
      </w:pPr>
      <w:r>
        <w:t xml:space="preserve">Digite la contraseña y ejecute el siguiente comando  </w:t>
      </w:r>
    </w:p>
    <w:p w:rsidR="007E0D1D" w:rsidRPr="00DF55F8" w:rsidRDefault="007E0D1D" w:rsidP="00DF55F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proofErr w:type="spellStart"/>
      <w:proofErr w:type="gramStart"/>
      <w:r w:rsidRPr="00DF55F8">
        <w:rPr>
          <w:rFonts w:ascii="Consolas" w:hAnsi="Consolas" w:cs="Consolas"/>
          <w:sz w:val="18"/>
          <w:szCs w:val="18"/>
          <w:lang w:val="en-US"/>
        </w:rPr>
        <w:t>mysql</w:t>
      </w:r>
      <w:proofErr w:type="spellEnd"/>
      <w:proofErr w:type="gramEnd"/>
      <w:r w:rsidRPr="00DF55F8">
        <w:rPr>
          <w:rFonts w:ascii="Consolas" w:hAnsi="Consolas" w:cs="Consolas"/>
          <w:sz w:val="18"/>
          <w:szCs w:val="18"/>
          <w:lang w:val="en-US"/>
        </w:rPr>
        <w:t>&gt; show databases;</w:t>
      </w:r>
    </w:p>
    <w:p w:rsidR="007E0D1D" w:rsidRPr="00DF55F8" w:rsidRDefault="007E0D1D" w:rsidP="00DF55F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DF55F8">
        <w:rPr>
          <w:rFonts w:ascii="Consolas" w:hAnsi="Consolas" w:cs="Consolas"/>
          <w:sz w:val="18"/>
          <w:szCs w:val="18"/>
          <w:lang w:val="en-US"/>
        </w:rPr>
        <w:t>+--------------------+</w:t>
      </w:r>
    </w:p>
    <w:p w:rsidR="007E0D1D" w:rsidRPr="00DF55F8" w:rsidRDefault="007E0D1D" w:rsidP="00DF55F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DF55F8">
        <w:rPr>
          <w:rFonts w:ascii="Consolas" w:hAnsi="Consolas" w:cs="Consolas"/>
          <w:sz w:val="18"/>
          <w:szCs w:val="18"/>
          <w:lang w:val="en-US"/>
        </w:rPr>
        <w:t>| Database           |</w:t>
      </w:r>
    </w:p>
    <w:p w:rsidR="007E0D1D" w:rsidRPr="00DF55F8" w:rsidRDefault="007E0D1D" w:rsidP="00DF55F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DF55F8">
        <w:rPr>
          <w:rFonts w:ascii="Consolas" w:hAnsi="Consolas" w:cs="Consolas"/>
          <w:sz w:val="18"/>
          <w:szCs w:val="18"/>
          <w:lang w:val="en-US"/>
        </w:rPr>
        <w:t>+--------------------+</w:t>
      </w:r>
    </w:p>
    <w:p w:rsidR="007E0D1D" w:rsidRPr="00DF55F8" w:rsidRDefault="007E0D1D" w:rsidP="00DF55F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DF55F8">
        <w:rPr>
          <w:rFonts w:ascii="Consolas" w:hAnsi="Consolas" w:cs="Consolas"/>
          <w:sz w:val="18"/>
          <w:szCs w:val="18"/>
          <w:lang w:val="en-US"/>
        </w:rPr>
        <w:t xml:space="preserve">| </w:t>
      </w:r>
      <w:proofErr w:type="spellStart"/>
      <w:r w:rsidRPr="00DF55F8">
        <w:rPr>
          <w:rFonts w:ascii="Consolas" w:hAnsi="Consolas" w:cs="Consolas"/>
          <w:sz w:val="18"/>
          <w:szCs w:val="18"/>
          <w:lang w:val="en-US"/>
        </w:rPr>
        <w:t>information_schema</w:t>
      </w:r>
      <w:proofErr w:type="spellEnd"/>
      <w:r w:rsidRPr="00DF55F8">
        <w:rPr>
          <w:rFonts w:ascii="Consolas" w:hAnsi="Consolas" w:cs="Consolas"/>
          <w:sz w:val="18"/>
          <w:szCs w:val="18"/>
          <w:lang w:val="en-US"/>
        </w:rPr>
        <w:t xml:space="preserve"> |</w:t>
      </w:r>
    </w:p>
    <w:p w:rsidR="007E0D1D" w:rsidRPr="00DF55F8" w:rsidRDefault="007E0D1D" w:rsidP="00DF55F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DF55F8">
        <w:rPr>
          <w:rFonts w:ascii="Consolas" w:hAnsi="Consolas" w:cs="Consolas"/>
          <w:sz w:val="18"/>
          <w:szCs w:val="18"/>
          <w:lang w:val="en-US"/>
        </w:rPr>
        <w:t xml:space="preserve">| </w:t>
      </w:r>
      <w:proofErr w:type="spellStart"/>
      <w:proofErr w:type="gramStart"/>
      <w:r w:rsidRPr="00DF55F8">
        <w:rPr>
          <w:rFonts w:ascii="Consolas" w:hAnsi="Consolas" w:cs="Consolas"/>
          <w:sz w:val="18"/>
          <w:szCs w:val="18"/>
          <w:lang w:val="en-US"/>
        </w:rPr>
        <w:t>mysql</w:t>
      </w:r>
      <w:proofErr w:type="spellEnd"/>
      <w:proofErr w:type="gramEnd"/>
      <w:r w:rsidRPr="00DF55F8">
        <w:rPr>
          <w:rFonts w:ascii="Consolas" w:hAnsi="Consolas" w:cs="Consolas"/>
          <w:sz w:val="18"/>
          <w:szCs w:val="18"/>
          <w:lang w:val="en-US"/>
        </w:rPr>
        <w:t xml:space="preserve">              |</w:t>
      </w:r>
    </w:p>
    <w:p w:rsidR="007E0D1D" w:rsidRPr="00DF55F8" w:rsidRDefault="007E0D1D" w:rsidP="00DF55F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DF55F8">
        <w:rPr>
          <w:rFonts w:ascii="Consolas" w:hAnsi="Consolas" w:cs="Consolas"/>
          <w:sz w:val="18"/>
          <w:szCs w:val="18"/>
          <w:lang w:val="en-US"/>
        </w:rPr>
        <w:t xml:space="preserve">| </w:t>
      </w:r>
      <w:proofErr w:type="spellStart"/>
      <w:r w:rsidRPr="00DF55F8">
        <w:rPr>
          <w:rFonts w:ascii="Consolas" w:hAnsi="Consolas" w:cs="Consolas"/>
          <w:sz w:val="18"/>
          <w:szCs w:val="18"/>
          <w:lang w:val="en-US"/>
        </w:rPr>
        <w:t>performance_schema</w:t>
      </w:r>
      <w:proofErr w:type="spellEnd"/>
      <w:r w:rsidRPr="00DF55F8">
        <w:rPr>
          <w:rFonts w:ascii="Consolas" w:hAnsi="Consolas" w:cs="Consolas"/>
          <w:sz w:val="18"/>
          <w:szCs w:val="18"/>
          <w:lang w:val="en-US"/>
        </w:rPr>
        <w:t xml:space="preserve"> |</w:t>
      </w:r>
    </w:p>
    <w:p w:rsidR="007E0D1D" w:rsidRPr="00DF55F8" w:rsidRDefault="007E0D1D" w:rsidP="00DF55F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DF55F8">
        <w:rPr>
          <w:rFonts w:ascii="Consolas" w:hAnsi="Consolas" w:cs="Consolas"/>
          <w:sz w:val="18"/>
          <w:szCs w:val="18"/>
          <w:lang w:val="en-US"/>
        </w:rPr>
        <w:t xml:space="preserve">| </w:t>
      </w:r>
      <w:proofErr w:type="gramStart"/>
      <w:r w:rsidRPr="00DF55F8">
        <w:rPr>
          <w:rFonts w:ascii="Consolas" w:hAnsi="Consolas" w:cs="Consolas"/>
          <w:sz w:val="18"/>
          <w:szCs w:val="18"/>
          <w:lang w:val="en-US"/>
        </w:rPr>
        <w:t>test</w:t>
      </w:r>
      <w:proofErr w:type="gramEnd"/>
      <w:r w:rsidRPr="00DF55F8">
        <w:rPr>
          <w:rFonts w:ascii="Consolas" w:hAnsi="Consolas" w:cs="Consolas"/>
          <w:sz w:val="18"/>
          <w:szCs w:val="18"/>
          <w:lang w:val="en-US"/>
        </w:rPr>
        <w:t xml:space="preserve">               |</w:t>
      </w:r>
    </w:p>
    <w:p w:rsidR="007E0D1D" w:rsidRPr="00DF55F8" w:rsidRDefault="007E0D1D" w:rsidP="00DF55F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DF55F8">
        <w:rPr>
          <w:rFonts w:ascii="Consolas" w:hAnsi="Consolas" w:cs="Consolas"/>
          <w:sz w:val="18"/>
          <w:szCs w:val="18"/>
          <w:lang w:val="en-US"/>
        </w:rPr>
        <w:t>+--------------------+</w:t>
      </w:r>
    </w:p>
    <w:p w:rsidR="007E0D1D" w:rsidRPr="00DF55F8" w:rsidRDefault="007E0D1D" w:rsidP="00DF55F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DF55F8">
        <w:rPr>
          <w:rFonts w:ascii="Consolas" w:hAnsi="Consolas" w:cs="Consolas"/>
          <w:sz w:val="18"/>
          <w:szCs w:val="18"/>
          <w:lang w:val="en-US"/>
        </w:rPr>
        <w:t>4 rows in set (0.03 sec)</w:t>
      </w:r>
    </w:p>
    <w:p w:rsidR="007E0D1D" w:rsidRPr="00DF55F8" w:rsidRDefault="007E0D1D" w:rsidP="00DF55F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p>
    <w:p w:rsidR="007E0D1D" w:rsidRPr="00DF55F8" w:rsidRDefault="007E0D1D" w:rsidP="00DF55F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proofErr w:type="spellStart"/>
      <w:proofErr w:type="gramStart"/>
      <w:r w:rsidRPr="00DF55F8">
        <w:rPr>
          <w:rFonts w:ascii="Consolas" w:hAnsi="Consolas" w:cs="Consolas"/>
          <w:sz w:val="18"/>
          <w:szCs w:val="18"/>
          <w:lang w:val="en-US"/>
        </w:rPr>
        <w:t>mysql</w:t>
      </w:r>
      <w:proofErr w:type="spellEnd"/>
      <w:proofErr w:type="gramEnd"/>
      <w:r w:rsidRPr="00DF55F8">
        <w:rPr>
          <w:rFonts w:ascii="Consolas" w:hAnsi="Consolas" w:cs="Consolas"/>
          <w:sz w:val="18"/>
          <w:szCs w:val="18"/>
          <w:lang w:val="en-US"/>
        </w:rPr>
        <w:t xml:space="preserve">&gt; drop database test; </w:t>
      </w:r>
    </w:p>
    <w:p w:rsidR="007E0D1D" w:rsidRDefault="007E0D1D" w:rsidP="00DF55F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DF55F8">
        <w:rPr>
          <w:rFonts w:ascii="Consolas" w:hAnsi="Consolas" w:cs="Consolas"/>
          <w:sz w:val="18"/>
          <w:szCs w:val="18"/>
          <w:lang w:val="en-US"/>
        </w:rPr>
        <w:t>Query OK, 0 rows affected (0.04 sec)</w:t>
      </w:r>
      <w:r>
        <w:rPr>
          <w:rFonts w:ascii="Consolas" w:hAnsi="Consolas" w:cs="Consolas"/>
          <w:sz w:val="18"/>
          <w:szCs w:val="18"/>
          <w:lang w:val="en-US"/>
        </w:rPr>
        <w:t>.</w:t>
      </w:r>
    </w:p>
    <w:p w:rsidR="007E0D1D" w:rsidRPr="00DF55F8" w:rsidRDefault="007E0D1D" w:rsidP="00DF55F8">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p>
    <w:p w:rsidR="00F66053" w:rsidRDefault="00F66053" w:rsidP="00F66053">
      <w:pPr>
        <w:pStyle w:val="GELParrafo"/>
      </w:pPr>
      <w:r w:rsidRPr="009E02E5">
        <w:t xml:space="preserve">Creación de las bases de datos para </w:t>
      </w:r>
      <w:r w:rsidR="005E7A4C">
        <w:t>móviles</w:t>
      </w:r>
      <w:r w:rsidRPr="009E02E5">
        <w:t xml:space="preserve">, Ingrese a la base de datos con la cuenta </w:t>
      </w:r>
      <w:proofErr w:type="spellStart"/>
      <w:r w:rsidRPr="009E02E5">
        <w:t>root</w:t>
      </w:r>
      <w:proofErr w:type="spellEnd"/>
      <w:r w:rsidRPr="009E02E5">
        <w:t xml:space="preserve"> y digite.</w:t>
      </w:r>
    </w:p>
    <w:p w:rsidR="00F66053" w:rsidRPr="000C4559" w:rsidRDefault="00F66053" w:rsidP="00F66053">
      <w:pPr>
        <w:rPr>
          <w:rFonts w:ascii="Verdana" w:hAnsi="Verdana"/>
        </w:rPr>
      </w:pPr>
    </w:p>
    <w:p w:rsidR="00F66053" w:rsidRPr="00476A4C"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s-CO"/>
        </w:rPr>
      </w:pPr>
      <w:proofErr w:type="spellStart"/>
      <w:proofErr w:type="gramStart"/>
      <w:r w:rsidRPr="00476A4C">
        <w:rPr>
          <w:rFonts w:ascii="Consolas" w:hAnsi="Consolas" w:cs="Consolas"/>
          <w:sz w:val="18"/>
          <w:szCs w:val="18"/>
          <w:lang w:val="es-CO"/>
        </w:rPr>
        <w:t>mysql</w:t>
      </w:r>
      <w:proofErr w:type="spellEnd"/>
      <w:proofErr w:type="gramEnd"/>
      <w:r w:rsidRPr="00476A4C">
        <w:rPr>
          <w:rFonts w:ascii="Consolas" w:hAnsi="Consolas" w:cs="Consolas"/>
          <w:sz w:val="18"/>
          <w:szCs w:val="18"/>
          <w:lang w:val="es-CO"/>
        </w:rPr>
        <w:t xml:space="preserve">&gt; </w:t>
      </w:r>
      <w:proofErr w:type="spellStart"/>
      <w:r w:rsidRPr="00476A4C">
        <w:rPr>
          <w:rFonts w:ascii="Consolas" w:hAnsi="Consolas" w:cs="Consolas"/>
          <w:sz w:val="18"/>
          <w:szCs w:val="18"/>
          <w:lang w:val="es-CO"/>
        </w:rPr>
        <w:t>create</w:t>
      </w:r>
      <w:proofErr w:type="spellEnd"/>
      <w:r w:rsidRPr="00476A4C">
        <w:rPr>
          <w:rFonts w:ascii="Consolas" w:hAnsi="Consolas" w:cs="Consolas"/>
          <w:sz w:val="18"/>
          <w:szCs w:val="18"/>
          <w:lang w:val="es-CO"/>
        </w:rPr>
        <w:t xml:space="preserve"> </w:t>
      </w:r>
      <w:proofErr w:type="spellStart"/>
      <w:r w:rsidRPr="00476A4C">
        <w:rPr>
          <w:rFonts w:ascii="Consolas" w:hAnsi="Consolas" w:cs="Consolas"/>
          <w:sz w:val="18"/>
          <w:szCs w:val="18"/>
          <w:lang w:val="es-CO"/>
        </w:rPr>
        <w:t>database</w:t>
      </w:r>
      <w:proofErr w:type="spellEnd"/>
      <w:r w:rsidRPr="00476A4C">
        <w:rPr>
          <w:rFonts w:ascii="Consolas" w:hAnsi="Consolas" w:cs="Consolas"/>
          <w:sz w:val="18"/>
          <w:szCs w:val="18"/>
          <w:lang w:val="es-CO"/>
        </w:rPr>
        <w:t xml:space="preserve"> </w:t>
      </w:r>
      <w:proofErr w:type="spellStart"/>
      <w:r w:rsidR="007E0D1D">
        <w:rPr>
          <w:lang w:val="es-CO"/>
        </w:rPr>
        <w:t>elefantesblancos_</w:t>
      </w:r>
      <w:r w:rsidR="007E0D1D" w:rsidRPr="006F7DB8">
        <w:rPr>
          <w:lang w:val="es-CO"/>
        </w:rPr>
        <w:t>auditoria</w:t>
      </w:r>
      <w:proofErr w:type="spellEnd"/>
      <w:r w:rsidRPr="00476A4C">
        <w:rPr>
          <w:rFonts w:ascii="Consolas" w:hAnsi="Consolas" w:cs="Consolas"/>
          <w:sz w:val="18"/>
          <w:szCs w:val="18"/>
          <w:lang w:val="es-CO"/>
        </w:rPr>
        <w:t>;</w:t>
      </w:r>
    </w:p>
    <w:p w:rsidR="00F66053" w:rsidRPr="00476A4C" w:rsidRDefault="00F66053"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s-CO"/>
        </w:rPr>
      </w:pPr>
      <w:proofErr w:type="spellStart"/>
      <w:proofErr w:type="gramStart"/>
      <w:r w:rsidRPr="00476A4C">
        <w:rPr>
          <w:rFonts w:ascii="Consolas" w:hAnsi="Consolas" w:cs="Consolas"/>
          <w:sz w:val="18"/>
          <w:szCs w:val="18"/>
          <w:lang w:val="es-CO"/>
        </w:rPr>
        <w:t>mysql</w:t>
      </w:r>
      <w:proofErr w:type="spellEnd"/>
      <w:proofErr w:type="gramEnd"/>
      <w:r w:rsidRPr="00476A4C">
        <w:rPr>
          <w:rFonts w:ascii="Consolas" w:hAnsi="Consolas" w:cs="Consolas"/>
          <w:sz w:val="18"/>
          <w:szCs w:val="18"/>
          <w:lang w:val="es-CO"/>
        </w:rPr>
        <w:t xml:space="preserve">&gt; </w:t>
      </w:r>
      <w:proofErr w:type="spellStart"/>
      <w:r w:rsidRPr="00476A4C">
        <w:rPr>
          <w:rFonts w:ascii="Consolas" w:hAnsi="Consolas" w:cs="Consolas"/>
          <w:sz w:val="18"/>
          <w:szCs w:val="18"/>
          <w:lang w:val="es-CO"/>
        </w:rPr>
        <w:t>create</w:t>
      </w:r>
      <w:proofErr w:type="spellEnd"/>
      <w:r w:rsidRPr="00476A4C">
        <w:rPr>
          <w:rFonts w:ascii="Consolas" w:hAnsi="Consolas" w:cs="Consolas"/>
          <w:sz w:val="18"/>
          <w:szCs w:val="18"/>
          <w:lang w:val="es-CO"/>
        </w:rPr>
        <w:t xml:space="preserve"> </w:t>
      </w:r>
      <w:proofErr w:type="spellStart"/>
      <w:r w:rsidRPr="00476A4C">
        <w:rPr>
          <w:rFonts w:ascii="Consolas" w:hAnsi="Consolas" w:cs="Consolas"/>
          <w:sz w:val="18"/>
          <w:szCs w:val="18"/>
          <w:lang w:val="es-CO"/>
        </w:rPr>
        <w:t>database</w:t>
      </w:r>
      <w:proofErr w:type="spellEnd"/>
      <w:r w:rsidRPr="00476A4C">
        <w:rPr>
          <w:rFonts w:ascii="Consolas" w:hAnsi="Consolas" w:cs="Consolas"/>
          <w:sz w:val="18"/>
          <w:szCs w:val="18"/>
          <w:lang w:val="es-CO"/>
        </w:rPr>
        <w:t xml:space="preserve"> </w:t>
      </w:r>
      <w:proofErr w:type="spellStart"/>
      <w:r w:rsidR="007E0D1D" w:rsidRPr="006F7DB8">
        <w:rPr>
          <w:lang w:val="es-CO"/>
        </w:rPr>
        <w:t>elefantesblancos</w:t>
      </w:r>
      <w:proofErr w:type="spellEnd"/>
      <w:r w:rsidRPr="00476A4C">
        <w:rPr>
          <w:rFonts w:ascii="Consolas" w:hAnsi="Consolas" w:cs="Consolas"/>
          <w:sz w:val="18"/>
          <w:szCs w:val="18"/>
          <w:lang w:val="es-CO"/>
        </w:rPr>
        <w:t>;</w:t>
      </w:r>
    </w:p>
    <w:p w:rsidR="003A4D0C" w:rsidRPr="00F802BB" w:rsidRDefault="003A4D0C" w:rsidP="003A4D0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s-CO"/>
        </w:rPr>
      </w:pPr>
      <w:proofErr w:type="spellStart"/>
      <w:proofErr w:type="gramStart"/>
      <w:r w:rsidRPr="00F802BB">
        <w:rPr>
          <w:rFonts w:ascii="Consolas" w:hAnsi="Consolas" w:cs="Consolas"/>
          <w:sz w:val="18"/>
          <w:szCs w:val="18"/>
          <w:lang w:val="es-CO"/>
        </w:rPr>
        <w:t>mysql</w:t>
      </w:r>
      <w:proofErr w:type="spellEnd"/>
      <w:proofErr w:type="gramEnd"/>
      <w:r w:rsidRPr="00F802BB">
        <w:rPr>
          <w:rFonts w:ascii="Consolas" w:hAnsi="Consolas" w:cs="Consolas"/>
          <w:sz w:val="18"/>
          <w:szCs w:val="18"/>
          <w:lang w:val="es-CO"/>
        </w:rPr>
        <w:t xml:space="preserve">&gt; show </w:t>
      </w:r>
      <w:proofErr w:type="spellStart"/>
      <w:r w:rsidRPr="00F802BB">
        <w:rPr>
          <w:rFonts w:ascii="Consolas" w:hAnsi="Consolas" w:cs="Consolas"/>
          <w:sz w:val="18"/>
          <w:szCs w:val="18"/>
          <w:lang w:val="es-CO"/>
        </w:rPr>
        <w:t>databases</w:t>
      </w:r>
      <w:proofErr w:type="spellEnd"/>
      <w:r w:rsidRPr="00F802BB">
        <w:rPr>
          <w:rFonts w:ascii="Consolas" w:hAnsi="Consolas" w:cs="Consolas"/>
          <w:sz w:val="18"/>
          <w:szCs w:val="18"/>
          <w:lang w:val="es-CO"/>
        </w:rPr>
        <w:t>;</w:t>
      </w:r>
    </w:p>
    <w:p w:rsidR="003A4D0C" w:rsidRPr="00F802BB" w:rsidRDefault="003A4D0C" w:rsidP="003A4D0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s-CO"/>
        </w:rPr>
      </w:pPr>
      <w:r w:rsidRPr="00F802BB">
        <w:rPr>
          <w:rFonts w:ascii="Consolas" w:hAnsi="Consolas" w:cs="Consolas"/>
          <w:sz w:val="18"/>
          <w:szCs w:val="18"/>
          <w:lang w:val="es-CO"/>
        </w:rPr>
        <w:t>+----------------------------+</w:t>
      </w:r>
    </w:p>
    <w:p w:rsidR="003A4D0C" w:rsidRPr="00F802BB" w:rsidRDefault="003A4D0C" w:rsidP="003A4D0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s-CO"/>
        </w:rPr>
      </w:pPr>
      <w:r w:rsidRPr="00F802BB">
        <w:rPr>
          <w:rFonts w:ascii="Consolas" w:hAnsi="Consolas" w:cs="Consolas"/>
          <w:sz w:val="18"/>
          <w:szCs w:val="18"/>
          <w:lang w:val="es-CO"/>
        </w:rPr>
        <w:t xml:space="preserve">| </w:t>
      </w:r>
      <w:proofErr w:type="spellStart"/>
      <w:r w:rsidRPr="00F802BB">
        <w:rPr>
          <w:rFonts w:ascii="Consolas" w:hAnsi="Consolas" w:cs="Consolas"/>
          <w:sz w:val="18"/>
          <w:szCs w:val="18"/>
          <w:lang w:val="es-CO"/>
        </w:rPr>
        <w:t>Database</w:t>
      </w:r>
      <w:proofErr w:type="spellEnd"/>
      <w:r w:rsidRPr="00F802BB">
        <w:rPr>
          <w:rFonts w:ascii="Consolas" w:hAnsi="Consolas" w:cs="Consolas"/>
          <w:sz w:val="18"/>
          <w:szCs w:val="18"/>
          <w:lang w:val="es-CO"/>
        </w:rPr>
        <w:t xml:space="preserve">                   |</w:t>
      </w:r>
    </w:p>
    <w:p w:rsidR="003A4D0C" w:rsidRPr="00F802BB" w:rsidRDefault="003A4D0C" w:rsidP="003A4D0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s-CO"/>
        </w:rPr>
      </w:pPr>
      <w:r w:rsidRPr="00F802BB">
        <w:rPr>
          <w:rFonts w:ascii="Consolas" w:hAnsi="Consolas" w:cs="Consolas"/>
          <w:sz w:val="18"/>
          <w:szCs w:val="18"/>
          <w:lang w:val="es-CO"/>
        </w:rPr>
        <w:t>+----------------------------+</w:t>
      </w:r>
    </w:p>
    <w:p w:rsidR="003A4D0C" w:rsidRPr="00F802BB" w:rsidRDefault="003A4D0C" w:rsidP="003A4D0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s-CO"/>
        </w:rPr>
      </w:pPr>
      <w:r w:rsidRPr="00F802BB">
        <w:rPr>
          <w:rFonts w:ascii="Consolas" w:hAnsi="Consolas" w:cs="Consolas"/>
          <w:sz w:val="18"/>
          <w:szCs w:val="18"/>
          <w:lang w:val="es-CO"/>
        </w:rPr>
        <w:t xml:space="preserve">| </w:t>
      </w:r>
      <w:proofErr w:type="spellStart"/>
      <w:r w:rsidRPr="00F802BB">
        <w:rPr>
          <w:rFonts w:ascii="Consolas" w:hAnsi="Consolas" w:cs="Consolas"/>
          <w:sz w:val="18"/>
          <w:szCs w:val="18"/>
          <w:lang w:val="es-CO"/>
        </w:rPr>
        <w:t>information_schema</w:t>
      </w:r>
      <w:proofErr w:type="spellEnd"/>
      <w:r w:rsidRPr="00F802BB">
        <w:rPr>
          <w:rFonts w:ascii="Consolas" w:hAnsi="Consolas" w:cs="Consolas"/>
          <w:sz w:val="18"/>
          <w:szCs w:val="18"/>
          <w:lang w:val="es-CO"/>
        </w:rPr>
        <w:t xml:space="preserve">         |</w:t>
      </w:r>
    </w:p>
    <w:p w:rsidR="003A4D0C" w:rsidRPr="003A4D0C" w:rsidRDefault="003A4D0C" w:rsidP="003A4D0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s-CO"/>
        </w:rPr>
      </w:pPr>
      <w:r w:rsidRPr="003A4D0C">
        <w:rPr>
          <w:rFonts w:ascii="Consolas" w:hAnsi="Consolas" w:cs="Consolas"/>
          <w:sz w:val="18"/>
          <w:szCs w:val="18"/>
          <w:lang w:val="es-CO"/>
        </w:rPr>
        <w:lastRenderedPageBreak/>
        <w:t xml:space="preserve">| </w:t>
      </w:r>
      <w:proofErr w:type="spellStart"/>
      <w:proofErr w:type="gramStart"/>
      <w:r w:rsidRPr="003A4D0C">
        <w:rPr>
          <w:rFonts w:ascii="Consolas" w:hAnsi="Consolas" w:cs="Consolas"/>
          <w:sz w:val="18"/>
          <w:szCs w:val="18"/>
          <w:lang w:val="es-CO"/>
        </w:rPr>
        <w:t>elefantesblancos</w:t>
      </w:r>
      <w:proofErr w:type="spellEnd"/>
      <w:proofErr w:type="gramEnd"/>
      <w:r w:rsidRPr="003A4D0C">
        <w:rPr>
          <w:rFonts w:ascii="Consolas" w:hAnsi="Consolas" w:cs="Consolas"/>
          <w:sz w:val="18"/>
          <w:szCs w:val="18"/>
          <w:lang w:val="es-CO"/>
        </w:rPr>
        <w:t xml:space="preserve">           |</w:t>
      </w:r>
    </w:p>
    <w:p w:rsidR="003A4D0C" w:rsidRPr="003A4D0C" w:rsidRDefault="003A4D0C" w:rsidP="003A4D0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s-CO"/>
        </w:rPr>
      </w:pPr>
      <w:r w:rsidRPr="003A4D0C">
        <w:rPr>
          <w:rFonts w:ascii="Consolas" w:hAnsi="Consolas" w:cs="Consolas"/>
          <w:sz w:val="18"/>
          <w:szCs w:val="18"/>
          <w:lang w:val="es-CO"/>
        </w:rPr>
        <w:t xml:space="preserve">| </w:t>
      </w:r>
      <w:proofErr w:type="spellStart"/>
      <w:r w:rsidRPr="003A4D0C">
        <w:rPr>
          <w:rFonts w:ascii="Consolas" w:hAnsi="Consolas" w:cs="Consolas"/>
          <w:sz w:val="18"/>
          <w:szCs w:val="18"/>
          <w:lang w:val="es-CO"/>
        </w:rPr>
        <w:t>elefantesblancos_auditoria</w:t>
      </w:r>
      <w:proofErr w:type="spellEnd"/>
      <w:r w:rsidRPr="003A4D0C">
        <w:rPr>
          <w:rFonts w:ascii="Consolas" w:hAnsi="Consolas" w:cs="Consolas"/>
          <w:sz w:val="18"/>
          <w:szCs w:val="18"/>
          <w:lang w:val="es-CO"/>
        </w:rPr>
        <w:t xml:space="preserve"> |</w:t>
      </w:r>
    </w:p>
    <w:p w:rsidR="003A4D0C" w:rsidRPr="00DF55F8" w:rsidRDefault="003A4D0C" w:rsidP="003A4D0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DF55F8">
        <w:rPr>
          <w:rFonts w:ascii="Consolas" w:hAnsi="Consolas" w:cs="Consolas"/>
          <w:sz w:val="18"/>
          <w:szCs w:val="18"/>
          <w:lang w:val="en-US"/>
        </w:rPr>
        <w:t xml:space="preserve">| </w:t>
      </w:r>
      <w:proofErr w:type="spellStart"/>
      <w:proofErr w:type="gramStart"/>
      <w:r w:rsidRPr="00DF55F8">
        <w:rPr>
          <w:rFonts w:ascii="Consolas" w:hAnsi="Consolas" w:cs="Consolas"/>
          <w:sz w:val="18"/>
          <w:szCs w:val="18"/>
          <w:lang w:val="en-US"/>
        </w:rPr>
        <w:t>mysql</w:t>
      </w:r>
      <w:proofErr w:type="spellEnd"/>
      <w:proofErr w:type="gramEnd"/>
      <w:r w:rsidRPr="00DF55F8">
        <w:rPr>
          <w:rFonts w:ascii="Consolas" w:hAnsi="Consolas" w:cs="Consolas"/>
          <w:sz w:val="18"/>
          <w:szCs w:val="18"/>
          <w:lang w:val="en-US"/>
        </w:rPr>
        <w:t xml:space="preserve">                      |</w:t>
      </w:r>
    </w:p>
    <w:p w:rsidR="003A4D0C" w:rsidRPr="00DF55F8" w:rsidRDefault="003A4D0C" w:rsidP="003A4D0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DF55F8">
        <w:rPr>
          <w:rFonts w:ascii="Consolas" w:hAnsi="Consolas" w:cs="Consolas"/>
          <w:sz w:val="18"/>
          <w:szCs w:val="18"/>
          <w:lang w:val="en-US"/>
        </w:rPr>
        <w:t xml:space="preserve">| </w:t>
      </w:r>
      <w:proofErr w:type="spellStart"/>
      <w:r w:rsidRPr="00DF55F8">
        <w:rPr>
          <w:rFonts w:ascii="Consolas" w:hAnsi="Consolas" w:cs="Consolas"/>
          <w:sz w:val="18"/>
          <w:szCs w:val="18"/>
          <w:lang w:val="en-US"/>
        </w:rPr>
        <w:t>performance_schema</w:t>
      </w:r>
      <w:proofErr w:type="spellEnd"/>
      <w:r w:rsidRPr="00DF55F8">
        <w:rPr>
          <w:rFonts w:ascii="Consolas" w:hAnsi="Consolas" w:cs="Consolas"/>
          <w:sz w:val="18"/>
          <w:szCs w:val="18"/>
          <w:lang w:val="en-US"/>
        </w:rPr>
        <w:t xml:space="preserve">         |</w:t>
      </w:r>
    </w:p>
    <w:p w:rsidR="003A4D0C" w:rsidRPr="00DF55F8" w:rsidRDefault="003A4D0C" w:rsidP="003A4D0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DF55F8">
        <w:rPr>
          <w:rFonts w:ascii="Consolas" w:hAnsi="Consolas" w:cs="Consolas"/>
          <w:sz w:val="18"/>
          <w:szCs w:val="18"/>
          <w:lang w:val="en-US"/>
        </w:rPr>
        <w:t>+----------------------------+</w:t>
      </w:r>
    </w:p>
    <w:p w:rsidR="00F66053" w:rsidRPr="00DF55F8" w:rsidRDefault="003A4D0C" w:rsidP="003A4D0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DF55F8">
        <w:rPr>
          <w:rFonts w:ascii="Consolas" w:hAnsi="Consolas" w:cs="Consolas"/>
          <w:sz w:val="18"/>
          <w:szCs w:val="18"/>
          <w:lang w:val="en-US"/>
        </w:rPr>
        <w:t>5 rows in set (0.00 sec)</w:t>
      </w:r>
    </w:p>
    <w:p w:rsidR="007F641D" w:rsidRPr="00DF55F8" w:rsidRDefault="007F641D" w:rsidP="00F66053">
      <w:pPr>
        <w:pStyle w:val="GELParrafo"/>
        <w:rPr>
          <w:lang w:val="en-US"/>
        </w:rPr>
      </w:pPr>
    </w:p>
    <w:p w:rsidR="007F641D" w:rsidRPr="00F54863" w:rsidRDefault="007F641D" w:rsidP="007F641D">
      <w:pPr>
        <w:pStyle w:val="GELParrafo"/>
      </w:pPr>
      <w:r>
        <w:t>Cree y d</w:t>
      </w:r>
      <w:r w:rsidRPr="00B16A6A">
        <w:t xml:space="preserve">e privilegios al usuario </w:t>
      </w:r>
      <w:r w:rsidR="007738A8">
        <w:t>“</w:t>
      </w:r>
      <w:proofErr w:type="spellStart"/>
      <w:r w:rsidR="003C13B5">
        <w:t>m</w:t>
      </w:r>
      <w:r>
        <w:t>oviles</w:t>
      </w:r>
      <w:r w:rsidRPr="00B16A6A">
        <w:t>us</w:t>
      </w:r>
      <w:proofErr w:type="spellEnd"/>
      <w:r w:rsidR="007738A8">
        <w:t>”</w:t>
      </w:r>
      <w:r w:rsidRPr="00B16A6A">
        <w:t xml:space="preserve"> para acceder a las bases de datos con una clave </w:t>
      </w:r>
      <w:r w:rsidR="003C13B5">
        <w:t xml:space="preserve">con complejidad y de un tamaño mínimo de </w:t>
      </w:r>
      <w:r w:rsidR="007738A8">
        <w:t>siete (</w:t>
      </w:r>
      <w:r w:rsidR="003C13B5">
        <w:t>7</w:t>
      </w:r>
      <w:r w:rsidR="007738A8">
        <w:t>)</w:t>
      </w:r>
      <w:r w:rsidR="003C13B5">
        <w:t xml:space="preserve"> caracteres</w:t>
      </w:r>
      <w:r w:rsidRPr="00B16A6A">
        <w:t xml:space="preserve">, y cambie el rotulo </w:t>
      </w:r>
      <w:r w:rsidRPr="00B16A6A">
        <w:rPr>
          <w:color w:val="FF0000"/>
        </w:rPr>
        <w:t xml:space="preserve">&lt;IP servidor WEB&gt; </w:t>
      </w:r>
      <w:r w:rsidRPr="00B16A6A">
        <w:t>por dirección de cada uno de los servidor web que existan, este proceso se debe repetir el número de veces cuantos servidores web se dispongan</w:t>
      </w:r>
      <w:r>
        <w:t>.</w:t>
      </w:r>
    </w:p>
    <w:p w:rsidR="007F641D" w:rsidRPr="00F27180" w:rsidRDefault="007F641D" w:rsidP="007F641D">
      <w:pPr>
        <w:rPr>
          <w:rFonts w:ascii="Verdana" w:hAnsi="Verdana"/>
        </w:rPr>
      </w:pPr>
    </w:p>
    <w:p w:rsidR="003C13B5" w:rsidRPr="00DF55F8" w:rsidRDefault="003C13B5" w:rsidP="007F641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s-CO"/>
        </w:rPr>
      </w:pPr>
    </w:p>
    <w:p w:rsidR="003C13B5" w:rsidRPr="003C13B5" w:rsidRDefault="003C13B5" w:rsidP="003C13B5">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3C13B5">
        <w:rPr>
          <w:rFonts w:ascii="Consolas" w:hAnsi="Consolas" w:cs="Consolas"/>
          <w:sz w:val="18"/>
          <w:szCs w:val="18"/>
          <w:lang w:val="en-US"/>
        </w:rPr>
        <w:t>GRANT ALL PRIVILEGES ON elefantesblancos_auditoria.* TO '</w:t>
      </w:r>
      <w:proofErr w:type="spellStart"/>
      <w:r w:rsidRPr="003C13B5">
        <w:rPr>
          <w:rFonts w:ascii="Consolas" w:hAnsi="Consolas" w:cs="Consolas"/>
          <w:sz w:val="18"/>
          <w:szCs w:val="18"/>
          <w:lang w:val="en-US"/>
        </w:rPr>
        <w:t>movilesus</w:t>
      </w:r>
      <w:proofErr w:type="spellEnd"/>
      <w:r w:rsidRPr="003C13B5">
        <w:rPr>
          <w:rFonts w:ascii="Consolas" w:hAnsi="Consolas" w:cs="Consolas"/>
          <w:sz w:val="18"/>
          <w:szCs w:val="18"/>
          <w:lang w:val="en-US"/>
        </w:rPr>
        <w:t>'@'</w:t>
      </w:r>
      <w:r w:rsidRPr="00DF55F8">
        <w:rPr>
          <w:rFonts w:ascii="Consolas" w:hAnsi="Consolas" w:cs="Consolas"/>
          <w:color w:val="FF0000"/>
          <w:sz w:val="18"/>
          <w:szCs w:val="18"/>
          <w:lang w:val="en-US"/>
        </w:rPr>
        <w:t xml:space="preserve">&lt;IP </w:t>
      </w:r>
      <w:proofErr w:type="spellStart"/>
      <w:r w:rsidRPr="00DF55F8">
        <w:rPr>
          <w:rFonts w:ascii="Consolas" w:hAnsi="Consolas" w:cs="Consolas"/>
          <w:color w:val="FF0000"/>
          <w:sz w:val="18"/>
          <w:szCs w:val="18"/>
          <w:lang w:val="en-US"/>
        </w:rPr>
        <w:t>servidor</w:t>
      </w:r>
      <w:proofErr w:type="spellEnd"/>
      <w:r w:rsidRPr="00DF55F8">
        <w:rPr>
          <w:rFonts w:ascii="Consolas" w:hAnsi="Consolas" w:cs="Consolas"/>
          <w:color w:val="FF0000"/>
          <w:sz w:val="18"/>
          <w:szCs w:val="18"/>
          <w:lang w:val="en-US"/>
        </w:rPr>
        <w:t xml:space="preserve"> WEB&gt;</w:t>
      </w:r>
      <w:r w:rsidRPr="003C13B5">
        <w:rPr>
          <w:rFonts w:ascii="Consolas" w:hAnsi="Consolas" w:cs="Consolas"/>
          <w:sz w:val="18"/>
          <w:szCs w:val="18"/>
          <w:lang w:val="en-US"/>
        </w:rPr>
        <w:t>' IDENTIFIED BY '</w:t>
      </w:r>
      <w:r w:rsidRPr="00DF55F8">
        <w:rPr>
          <w:rFonts w:ascii="Consolas" w:hAnsi="Consolas" w:cs="Consolas"/>
          <w:color w:val="FF0000"/>
          <w:sz w:val="18"/>
          <w:szCs w:val="18"/>
          <w:lang w:val="en-US"/>
        </w:rPr>
        <w:t>&lt;clave&gt;</w:t>
      </w:r>
      <w:r w:rsidRPr="003C13B5">
        <w:rPr>
          <w:rFonts w:ascii="Consolas" w:hAnsi="Consolas" w:cs="Consolas"/>
          <w:sz w:val="18"/>
          <w:szCs w:val="18"/>
          <w:lang w:val="en-US"/>
        </w:rPr>
        <w:t>';</w:t>
      </w:r>
    </w:p>
    <w:p w:rsidR="003C13B5" w:rsidRDefault="003C13B5" w:rsidP="003C13B5">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n-US"/>
        </w:rPr>
      </w:pPr>
      <w:r w:rsidRPr="003C13B5">
        <w:rPr>
          <w:rFonts w:ascii="Consolas" w:hAnsi="Consolas" w:cs="Consolas"/>
          <w:sz w:val="18"/>
          <w:szCs w:val="18"/>
          <w:lang w:val="en-US"/>
        </w:rPr>
        <w:t>GRANT ALL PRIVILEGES ON elefantesblancos.* TO '</w:t>
      </w:r>
      <w:proofErr w:type="spellStart"/>
      <w:r w:rsidRPr="003C13B5">
        <w:rPr>
          <w:rFonts w:ascii="Consolas" w:hAnsi="Consolas" w:cs="Consolas"/>
          <w:sz w:val="18"/>
          <w:szCs w:val="18"/>
          <w:lang w:val="en-US"/>
        </w:rPr>
        <w:t>movilesus</w:t>
      </w:r>
      <w:proofErr w:type="spellEnd"/>
      <w:r w:rsidRPr="003C13B5">
        <w:rPr>
          <w:rFonts w:ascii="Consolas" w:hAnsi="Consolas" w:cs="Consolas"/>
          <w:sz w:val="18"/>
          <w:szCs w:val="18"/>
          <w:lang w:val="en-US"/>
        </w:rPr>
        <w:t>'@'</w:t>
      </w:r>
      <w:r w:rsidRPr="00DF55F8">
        <w:rPr>
          <w:rFonts w:ascii="Consolas" w:hAnsi="Consolas" w:cs="Consolas"/>
          <w:color w:val="FF0000"/>
          <w:sz w:val="18"/>
          <w:szCs w:val="18"/>
          <w:lang w:val="en-US"/>
        </w:rPr>
        <w:t xml:space="preserve">&lt;IP </w:t>
      </w:r>
      <w:proofErr w:type="spellStart"/>
      <w:r w:rsidRPr="00DF55F8">
        <w:rPr>
          <w:rFonts w:ascii="Consolas" w:hAnsi="Consolas" w:cs="Consolas"/>
          <w:color w:val="FF0000"/>
          <w:sz w:val="18"/>
          <w:szCs w:val="18"/>
          <w:lang w:val="en-US"/>
        </w:rPr>
        <w:t>servidor</w:t>
      </w:r>
      <w:proofErr w:type="spellEnd"/>
      <w:r w:rsidRPr="00DF55F8">
        <w:rPr>
          <w:rFonts w:ascii="Consolas" w:hAnsi="Consolas" w:cs="Consolas"/>
          <w:color w:val="FF0000"/>
          <w:sz w:val="18"/>
          <w:szCs w:val="18"/>
          <w:lang w:val="en-US"/>
        </w:rPr>
        <w:t xml:space="preserve"> WEB&gt;</w:t>
      </w:r>
      <w:r w:rsidRPr="003C13B5">
        <w:rPr>
          <w:rFonts w:ascii="Consolas" w:hAnsi="Consolas" w:cs="Consolas"/>
          <w:sz w:val="18"/>
          <w:szCs w:val="18"/>
          <w:lang w:val="en-US"/>
        </w:rPr>
        <w:t>' IDENTIFIED BY '</w:t>
      </w:r>
      <w:r w:rsidRPr="00DF55F8">
        <w:rPr>
          <w:rFonts w:ascii="Consolas" w:hAnsi="Consolas" w:cs="Consolas"/>
          <w:color w:val="FF0000"/>
          <w:sz w:val="18"/>
          <w:szCs w:val="18"/>
          <w:lang w:val="en-US"/>
        </w:rPr>
        <w:t>&lt;clave&gt;</w:t>
      </w:r>
      <w:r w:rsidRPr="003C13B5">
        <w:rPr>
          <w:rFonts w:ascii="Consolas" w:hAnsi="Consolas" w:cs="Consolas"/>
          <w:sz w:val="18"/>
          <w:szCs w:val="18"/>
          <w:lang w:val="en-US"/>
        </w:rPr>
        <w:t>';</w:t>
      </w:r>
      <w:r w:rsidRPr="00F8534D">
        <w:rPr>
          <w:rFonts w:ascii="Consolas" w:hAnsi="Consolas" w:cs="Consolas"/>
          <w:sz w:val="18"/>
          <w:szCs w:val="18"/>
          <w:lang w:val="en-US"/>
        </w:rPr>
        <w:t xml:space="preserve"> </w:t>
      </w:r>
    </w:p>
    <w:p w:rsidR="007F641D" w:rsidRPr="00F802BB" w:rsidRDefault="007F641D" w:rsidP="003C13B5">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s-CO"/>
        </w:rPr>
      </w:pPr>
      <w:proofErr w:type="spellStart"/>
      <w:proofErr w:type="gramStart"/>
      <w:r w:rsidRPr="00F802BB">
        <w:rPr>
          <w:rFonts w:ascii="Consolas" w:hAnsi="Consolas" w:cs="Consolas"/>
          <w:sz w:val="18"/>
          <w:szCs w:val="18"/>
          <w:lang w:val="es-CO"/>
        </w:rPr>
        <w:t>flush</w:t>
      </w:r>
      <w:proofErr w:type="spellEnd"/>
      <w:proofErr w:type="gramEnd"/>
      <w:r w:rsidRPr="00F802BB">
        <w:rPr>
          <w:rFonts w:ascii="Consolas" w:hAnsi="Consolas" w:cs="Consolas"/>
          <w:sz w:val="18"/>
          <w:szCs w:val="18"/>
          <w:lang w:val="es-CO"/>
        </w:rPr>
        <w:t xml:space="preserve"> </w:t>
      </w:r>
      <w:proofErr w:type="spellStart"/>
      <w:r w:rsidRPr="00F802BB">
        <w:rPr>
          <w:rFonts w:ascii="Consolas" w:hAnsi="Consolas" w:cs="Consolas"/>
          <w:sz w:val="18"/>
          <w:szCs w:val="18"/>
          <w:lang w:val="es-CO"/>
        </w:rPr>
        <w:t>privileges</w:t>
      </w:r>
      <w:proofErr w:type="spellEnd"/>
      <w:r w:rsidRPr="00F802BB">
        <w:rPr>
          <w:rFonts w:ascii="Consolas" w:hAnsi="Consolas" w:cs="Consolas"/>
          <w:sz w:val="18"/>
          <w:szCs w:val="18"/>
          <w:lang w:val="es-CO"/>
        </w:rPr>
        <w:t>;</w:t>
      </w:r>
    </w:p>
    <w:p w:rsidR="007F641D" w:rsidRPr="00F802BB" w:rsidRDefault="007F641D" w:rsidP="007F641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lang w:val="es-CO"/>
        </w:rPr>
      </w:pPr>
    </w:p>
    <w:p w:rsidR="007F641D" w:rsidRPr="00DF55F8" w:rsidRDefault="007F641D" w:rsidP="00F66053">
      <w:pPr>
        <w:pStyle w:val="GELParrafo"/>
        <w:rPr>
          <w:lang w:val="es-CO"/>
        </w:rPr>
      </w:pPr>
    </w:p>
    <w:p w:rsidR="007E0D1D" w:rsidRDefault="00F66053" w:rsidP="00F66053">
      <w:pPr>
        <w:pStyle w:val="GELParrafo"/>
      </w:pPr>
      <w:r>
        <w:t>Baje del directorio “</w:t>
      </w:r>
      <w:r w:rsidR="007C62E9">
        <w:t>Instaladores\</w:t>
      </w:r>
      <w:r>
        <w:t xml:space="preserve">base de datos”  del </w:t>
      </w:r>
      <w:r w:rsidR="0020734F">
        <w:t xml:space="preserve">CD de instalación </w:t>
      </w:r>
      <w:r>
        <w:t xml:space="preserve">los archivos </w:t>
      </w:r>
      <w:r w:rsidR="007E0D1D">
        <w:t>de creación de la base de datos para móviles</w:t>
      </w:r>
      <w:r w:rsidR="007738A8">
        <w:t xml:space="preserve"> </w:t>
      </w:r>
      <w:r w:rsidR="007E0D1D">
        <w:t>(</w:t>
      </w:r>
      <w:proofErr w:type="spellStart"/>
      <w:r w:rsidR="007F641D">
        <w:t>bd_</w:t>
      </w:r>
      <w:r w:rsidR="007E0D1D" w:rsidRPr="007E0D1D">
        <w:t>elefantesblancos.sql</w:t>
      </w:r>
      <w:proofErr w:type="spellEnd"/>
      <w:r w:rsidR="007E0D1D">
        <w:t xml:space="preserve"> y </w:t>
      </w:r>
      <w:proofErr w:type="spellStart"/>
      <w:r w:rsidR="007F641D">
        <w:t>bd_</w:t>
      </w:r>
      <w:r w:rsidR="007E0D1D" w:rsidRPr="007E0D1D">
        <w:t>elefantesblancos</w:t>
      </w:r>
      <w:r w:rsidR="007F641D">
        <w:t>_</w:t>
      </w:r>
      <w:r w:rsidR="007E0D1D">
        <w:t>auditoria</w:t>
      </w:r>
      <w:r w:rsidR="007E0D1D" w:rsidRPr="007E0D1D">
        <w:t>.sql</w:t>
      </w:r>
      <w:proofErr w:type="spellEnd"/>
      <w:r w:rsidR="007E0D1D">
        <w:t>)</w:t>
      </w:r>
      <w:r>
        <w:t xml:space="preserve"> en el directorio /</w:t>
      </w:r>
      <w:proofErr w:type="spellStart"/>
      <w:r>
        <w:t>root</w:t>
      </w:r>
      <w:proofErr w:type="spellEnd"/>
      <w:r>
        <w:t>/</w:t>
      </w:r>
      <w:proofErr w:type="spellStart"/>
      <w:r>
        <w:t>source</w:t>
      </w:r>
      <w:proofErr w:type="spellEnd"/>
      <w:r w:rsidR="007E0D1D">
        <w:t>.</w:t>
      </w:r>
    </w:p>
    <w:p w:rsidR="00F66053" w:rsidRDefault="00F66053" w:rsidP="00F66053">
      <w:pPr>
        <w:pStyle w:val="GELParrafo"/>
      </w:pPr>
    </w:p>
    <w:p w:rsidR="003C13B5" w:rsidRDefault="003C13B5"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rPr>
      </w:pPr>
      <w:proofErr w:type="spellStart"/>
      <w:proofErr w:type="gramStart"/>
      <w:r w:rsidRPr="003C13B5">
        <w:rPr>
          <w:rFonts w:ascii="Consolas" w:hAnsi="Consolas" w:cs="Consolas"/>
          <w:sz w:val="18"/>
          <w:szCs w:val="18"/>
        </w:rPr>
        <w:t>mysql</w:t>
      </w:r>
      <w:proofErr w:type="spellEnd"/>
      <w:proofErr w:type="gramEnd"/>
      <w:r w:rsidRPr="003C13B5">
        <w:rPr>
          <w:rFonts w:ascii="Consolas" w:hAnsi="Consolas" w:cs="Consolas"/>
          <w:sz w:val="18"/>
          <w:szCs w:val="18"/>
        </w:rPr>
        <w:t xml:space="preserve"> </w:t>
      </w:r>
      <w:r w:rsidR="008363A2">
        <w:rPr>
          <w:rFonts w:ascii="Consolas" w:hAnsi="Consolas" w:cs="Consolas"/>
          <w:sz w:val="18"/>
          <w:szCs w:val="18"/>
        </w:rPr>
        <w:t>–</w:t>
      </w:r>
      <w:r w:rsidRPr="003C13B5">
        <w:rPr>
          <w:rFonts w:ascii="Consolas" w:hAnsi="Consolas" w:cs="Consolas"/>
          <w:sz w:val="18"/>
          <w:szCs w:val="18"/>
        </w:rPr>
        <w:t>u</w:t>
      </w:r>
      <w:r w:rsidR="008363A2">
        <w:rPr>
          <w:rFonts w:ascii="Consolas" w:hAnsi="Consolas" w:cs="Consolas"/>
          <w:sz w:val="18"/>
          <w:szCs w:val="18"/>
        </w:rPr>
        <w:t xml:space="preserve"> </w:t>
      </w:r>
      <w:proofErr w:type="spellStart"/>
      <w:r w:rsidRPr="003C13B5">
        <w:rPr>
          <w:rFonts w:ascii="Consolas" w:hAnsi="Consolas" w:cs="Consolas"/>
          <w:sz w:val="18"/>
          <w:szCs w:val="18"/>
        </w:rPr>
        <w:t>root</w:t>
      </w:r>
      <w:proofErr w:type="spellEnd"/>
      <w:r w:rsidRPr="003C13B5">
        <w:rPr>
          <w:rFonts w:ascii="Consolas" w:hAnsi="Consolas" w:cs="Consolas"/>
          <w:sz w:val="18"/>
          <w:szCs w:val="18"/>
        </w:rPr>
        <w:t xml:space="preserve"> -p </w:t>
      </w:r>
      <w:proofErr w:type="spellStart"/>
      <w:r w:rsidRPr="003C13B5">
        <w:rPr>
          <w:rFonts w:ascii="Consolas" w:hAnsi="Consolas" w:cs="Consolas"/>
          <w:sz w:val="18"/>
          <w:szCs w:val="18"/>
        </w:rPr>
        <w:t>elefantesblancos</w:t>
      </w:r>
      <w:proofErr w:type="spellEnd"/>
      <w:r w:rsidRPr="003C13B5">
        <w:rPr>
          <w:rFonts w:ascii="Consolas" w:hAnsi="Consolas" w:cs="Consolas"/>
          <w:sz w:val="18"/>
          <w:szCs w:val="18"/>
        </w:rPr>
        <w:t xml:space="preserve"> &lt; </w:t>
      </w:r>
      <w:proofErr w:type="spellStart"/>
      <w:r w:rsidRPr="003C13B5">
        <w:rPr>
          <w:rFonts w:ascii="Consolas" w:hAnsi="Consolas" w:cs="Consolas"/>
          <w:sz w:val="18"/>
          <w:szCs w:val="18"/>
        </w:rPr>
        <w:t>bd_elefantesblancos.sql</w:t>
      </w:r>
      <w:r w:rsidR="00F66053" w:rsidRPr="00F27180">
        <w:rPr>
          <w:rFonts w:ascii="Consolas" w:hAnsi="Consolas" w:cs="Consolas"/>
          <w:sz w:val="18"/>
          <w:szCs w:val="18"/>
        </w:rPr>
        <w:t>tar</w:t>
      </w:r>
      <w:proofErr w:type="spellEnd"/>
      <w:r w:rsidR="00F66053" w:rsidRPr="00F27180">
        <w:rPr>
          <w:rFonts w:ascii="Consolas" w:hAnsi="Consolas" w:cs="Consolas"/>
          <w:sz w:val="18"/>
          <w:szCs w:val="18"/>
        </w:rPr>
        <w:t xml:space="preserve"> –</w:t>
      </w:r>
      <w:proofErr w:type="spellStart"/>
      <w:r w:rsidR="00F66053" w:rsidRPr="00F27180">
        <w:rPr>
          <w:rFonts w:ascii="Consolas" w:hAnsi="Consolas" w:cs="Consolas"/>
          <w:sz w:val="18"/>
          <w:szCs w:val="18"/>
        </w:rPr>
        <w:t>xvzf</w:t>
      </w:r>
      <w:proofErr w:type="spellEnd"/>
      <w:r w:rsidR="00F66053" w:rsidRPr="00F27180">
        <w:rPr>
          <w:rFonts w:ascii="Consolas" w:hAnsi="Consolas" w:cs="Consolas"/>
          <w:sz w:val="18"/>
          <w:szCs w:val="18"/>
        </w:rPr>
        <w:t xml:space="preserve"> </w:t>
      </w:r>
    </w:p>
    <w:p w:rsidR="00F66053" w:rsidRPr="00F27180" w:rsidRDefault="003C13B5" w:rsidP="00F66053">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hAnsi="Consolas" w:cs="Consolas"/>
          <w:sz w:val="18"/>
          <w:szCs w:val="18"/>
        </w:rPr>
      </w:pPr>
      <w:proofErr w:type="spellStart"/>
      <w:proofErr w:type="gramStart"/>
      <w:r w:rsidRPr="003C13B5">
        <w:rPr>
          <w:rFonts w:ascii="Consolas" w:hAnsi="Consolas" w:cs="Consolas"/>
          <w:sz w:val="18"/>
          <w:szCs w:val="18"/>
        </w:rPr>
        <w:t>mysql</w:t>
      </w:r>
      <w:proofErr w:type="spellEnd"/>
      <w:proofErr w:type="gramEnd"/>
      <w:r w:rsidRPr="003C13B5">
        <w:rPr>
          <w:rFonts w:ascii="Consolas" w:hAnsi="Consolas" w:cs="Consolas"/>
          <w:sz w:val="18"/>
          <w:szCs w:val="18"/>
        </w:rPr>
        <w:t xml:space="preserve"> </w:t>
      </w:r>
      <w:r w:rsidR="008363A2">
        <w:rPr>
          <w:rFonts w:ascii="Consolas" w:hAnsi="Consolas" w:cs="Consolas"/>
          <w:sz w:val="18"/>
          <w:szCs w:val="18"/>
        </w:rPr>
        <w:t>–</w:t>
      </w:r>
      <w:r w:rsidRPr="003C13B5">
        <w:rPr>
          <w:rFonts w:ascii="Consolas" w:hAnsi="Consolas" w:cs="Consolas"/>
          <w:sz w:val="18"/>
          <w:szCs w:val="18"/>
        </w:rPr>
        <w:t>u</w:t>
      </w:r>
      <w:r w:rsidR="008363A2">
        <w:rPr>
          <w:rFonts w:ascii="Consolas" w:hAnsi="Consolas" w:cs="Consolas"/>
          <w:sz w:val="18"/>
          <w:szCs w:val="18"/>
        </w:rPr>
        <w:t xml:space="preserve"> </w:t>
      </w:r>
      <w:proofErr w:type="spellStart"/>
      <w:r w:rsidRPr="003C13B5">
        <w:rPr>
          <w:rFonts w:ascii="Consolas" w:hAnsi="Consolas" w:cs="Consolas"/>
          <w:sz w:val="18"/>
          <w:szCs w:val="18"/>
        </w:rPr>
        <w:t>root</w:t>
      </w:r>
      <w:proofErr w:type="spellEnd"/>
      <w:r w:rsidRPr="003C13B5">
        <w:rPr>
          <w:rFonts w:ascii="Consolas" w:hAnsi="Consolas" w:cs="Consolas"/>
          <w:sz w:val="18"/>
          <w:szCs w:val="18"/>
        </w:rPr>
        <w:t xml:space="preserve"> -p </w:t>
      </w:r>
      <w:proofErr w:type="spellStart"/>
      <w:r w:rsidRPr="003C13B5">
        <w:rPr>
          <w:rFonts w:ascii="Consolas" w:hAnsi="Consolas" w:cs="Consolas"/>
          <w:sz w:val="18"/>
          <w:szCs w:val="18"/>
        </w:rPr>
        <w:t>elefantesblancos_auditoria</w:t>
      </w:r>
      <w:proofErr w:type="spellEnd"/>
      <w:r w:rsidRPr="003C13B5">
        <w:rPr>
          <w:rFonts w:ascii="Consolas" w:hAnsi="Consolas" w:cs="Consolas"/>
          <w:sz w:val="18"/>
          <w:szCs w:val="18"/>
        </w:rPr>
        <w:t xml:space="preserve"> &lt; </w:t>
      </w:r>
      <w:proofErr w:type="spellStart"/>
      <w:r w:rsidRPr="003C13B5">
        <w:rPr>
          <w:rFonts w:ascii="Consolas" w:hAnsi="Consolas" w:cs="Consolas"/>
          <w:sz w:val="18"/>
          <w:szCs w:val="18"/>
        </w:rPr>
        <w:t>bd_elefantesblancos_auditoria.sql</w:t>
      </w:r>
      <w:proofErr w:type="spellEnd"/>
    </w:p>
    <w:p w:rsidR="001D0642" w:rsidRDefault="00F66053" w:rsidP="00A57CD3">
      <w:pPr>
        <w:pStyle w:val="GELParrafo"/>
        <w:rPr>
          <w:ins w:id="513" w:author="Carolina Fajardo" w:date="2014-11-20T10:34:00Z"/>
        </w:rPr>
      </w:pPr>
      <w:del w:id="514" w:author="Carolina Fajardo" w:date="2014-11-20T10:34:00Z">
        <w:r w:rsidRPr="00F8534D">
          <w:delText>Prueba</w:delText>
        </w:r>
      </w:del>
      <w:ins w:id="515" w:author="Carolina Fajardo" w:date="2014-11-20T10:34:00Z">
        <w:r w:rsidR="001D0642">
          <w:t>Si durante la importación de los datos se genera un error como este</w:t>
        </w:r>
      </w:ins>
    </w:p>
    <w:p w:rsidR="001D0642" w:rsidRPr="00B61FC3" w:rsidRDefault="001D0642" w:rsidP="002A0B77">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both"/>
        <w:rPr>
          <w:ins w:id="516" w:author="Carolina Fajardo" w:date="2014-11-20T10:34:00Z"/>
          <w:rFonts w:ascii="Consolas" w:hAnsi="Consolas" w:cs="Consolas"/>
          <w:sz w:val="18"/>
          <w:szCs w:val="18"/>
          <w:lang w:val="en-US"/>
        </w:rPr>
      </w:pPr>
      <w:ins w:id="517" w:author="Carolina Fajardo" w:date="2014-11-20T10:34:00Z">
        <w:r w:rsidRPr="00B61FC3">
          <w:rPr>
            <w:rFonts w:ascii="Consolas" w:hAnsi="Consolas" w:cs="Consolas"/>
            <w:sz w:val="18"/>
            <w:szCs w:val="18"/>
            <w:lang w:val="en-US"/>
          </w:rPr>
          <w:t>ERROR 1449 (HY000) at line 751: The user specified as a definer ('</w:t>
        </w:r>
        <w:proofErr w:type="spellStart"/>
        <w:r w:rsidRPr="00B61FC3">
          <w:rPr>
            <w:rFonts w:ascii="Consolas" w:hAnsi="Consolas" w:cs="Consolas"/>
            <w:sz w:val="18"/>
            <w:szCs w:val="18"/>
            <w:lang w:val="en-US"/>
          </w:rPr>
          <w:t>movilesus</w:t>
        </w:r>
        <w:proofErr w:type="spellEnd"/>
        <w:r w:rsidRPr="00B61FC3">
          <w:rPr>
            <w:rFonts w:ascii="Consolas" w:hAnsi="Consolas" w:cs="Consolas"/>
            <w:sz w:val="18"/>
            <w:szCs w:val="18"/>
            <w:lang w:val="en-US"/>
          </w:rPr>
          <w:t>'@'%') does not exist</w:t>
        </w:r>
      </w:ins>
    </w:p>
    <w:p w:rsidR="001D0642" w:rsidRDefault="001D0642" w:rsidP="00A57CD3">
      <w:pPr>
        <w:pStyle w:val="GELParrafo"/>
        <w:rPr>
          <w:ins w:id="518" w:author="Carolina Fajardo" w:date="2014-11-20T10:34:00Z"/>
        </w:rPr>
      </w:pPr>
      <w:ins w:id="519" w:author="Carolina Fajardo" w:date="2014-11-20T10:34:00Z">
        <w:r>
          <w:t>Verifique en la base de datos la correcta creación del usuario mediante el comando:</w:t>
        </w:r>
      </w:ins>
    </w:p>
    <w:p w:rsidR="001D0642" w:rsidRPr="001D0642" w:rsidRDefault="001D0642" w:rsidP="002A0B77">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both"/>
        <w:rPr>
          <w:ins w:id="520" w:author="Carolina Fajardo" w:date="2014-11-20T10:34:00Z"/>
          <w:rFonts w:ascii="Consolas" w:hAnsi="Consolas" w:cs="Consolas"/>
          <w:sz w:val="18"/>
          <w:szCs w:val="18"/>
        </w:rPr>
      </w:pPr>
      <w:proofErr w:type="spellStart"/>
      <w:proofErr w:type="gramStart"/>
      <w:ins w:id="521" w:author="Carolina Fajardo" w:date="2014-11-20T10:34:00Z">
        <w:r w:rsidRPr="001D0642">
          <w:rPr>
            <w:rFonts w:ascii="Consolas" w:hAnsi="Consolas" w:cs="Consolas"/>
            <w:sz w:val="18"/>
            <w:szCs w:val="18"/>
          </w:rPr>
          <w:t>select</w:t>
        </w:r>
        <w:proofErr w:type="spellEnd"/>
        <w:proofErr w:type="gramEnd"/>
        <w:r w:rsidRPr="001D0642">
          <w:rPr>
            <w:rFonts w:ascii="Consolas" w:hAnsi="Consolas" w:cs="Consolas"/>
            <w:sz w:val="18"/>
            <w:szCs w:val="18"/>
          </w:rPr>
          <w:t xml:space="preserve"> * </w:t>
        </w:r>
        <w:proofErr w:type="spellStart"/>
        <w:r w:rsidRPr="001D0642">
          <w:rPr>
            <w:rFonts w:ascii="Consolas" w:hAnsi="Consolas" w:cs="Consolas"/>
            <w:sz w:val="18"/>
            <w:szCs w:val="18"/>
          </w:rPr>
          <w:t>from</w:t>
        </w:r>
        <w:proofErr w:type="spellEnd"/>
        <w:r w:rsidRPr="001D0642">
          <w:rPr>
            <w:rFonts w:ascii="Consolas" w:hAnsi="Consolas" w:cs="Consolas"/>
            <w:sz w:val="18"/>
            <w:szCs w:val="18"/>
          </w:rPr>
          <w:t xml:space="preserve"> </w:t>
        </w:r>
        <w:proofErr w:type="spellStart"/>
        <w:r w:rsidRPr="001D0642">
          <w:rPr>
            <w:rFonts w:ascii="Consolas" w:hAnsi="Consolas" w:cs="Consolas"/>
            <w:sz w:val="18"/>
            <w:szCs w:val="18"/>
          </w:rPr>
          <w:t>user</w:t>
        </w:r>
        <w:proofErr w:type="spellEnd"/>
        <w:r w:rsidRPr="001D0642">
          <w:rPr>
            <w:rFonts w:ascii="Consolas" w:hAnsi="Consolas" w:cs="Consolas"/>
            <w:sz w:val="18"/>
            <w:szCs w:val="18"/>
          </w:rPr>
          <w:t>;</w:t>
        </w:r>
      </w:ins>
    </w:p>
    <w:p w:rsidR="001D0642" w:rsidRDefault="001D0642" w:rsidP="00A57CD3">
      <w:pPr>
        <w:pStyle w:val="GELParrafo"/>
        <w:rPr>
          <w:ins w:id="522" w:author="Carolina Fajardo" w:date="2014-11-20T10:34:00Z"/>
        </w:rPr>
      </w:pPr>
      <w:ins w:id="523" w:author="Carolina Fajardo" w:date="2014-11-20T10:34:00Z">
        <w:r>
          <w:t>Después de la importación, verificar la correcta creación de las tablas en cada una de las bases de datos:</w:t>
        </w:r>
      </w:ins>
    </w:p>
    <w:p w:rsidR="001D0642" w:rsidRDefault="001D0642" w:rsidP="002A0B77">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both"/>
        <w:rPr>
          <w:ins w:id="524" w:author="Carolina Fajardo" w:date="2014-11-20T10:34:00Z"/>
          <w:rFonts w:ascii="Consolas" w:hAnsi="Consolas" w:cs="Consolas"/>
          <w:sz w:val="18"/>
          <w:szCs w:val="18"/>
        </w:rPr>
      </w:pPr>
      <w:proofErr w:type="spellStart"/>
      <w:proofErr w:type="gramStart"/>
      <w:ins w:id="525" w:author="Carolina Fajardo" w:date="2014-11-20T10:34:00Z">
        <w:r w:rsidRPr="001D0642">
          <w:rPr>
            <w:rFonts w:ascii="Consolas" w:hAnsi="Consolas" w:cs="Consolas"/>
            <w:sz w:val="18"/>
            <w:szCs w:val="18"/>
          </w:rPr>
          <w:t>mysql</w:t>
        </w:r>
        <w:proofErr w:type="spellEnd"/>
        <w:proofErr w:type="gramEnd"/>
        <w:r w:rsidRPr="001D0642">
          <w:rPr>
            <w:rFonts w:ascii="Consolas" w:hAnsi="Consolas" w:cs="Consolas"/>
            <w:sz w:val="18"/>
            <w:szCs w:val="18"/>
          </w:rPr>
          <w:t xml:space="preserve">&gt; use </w:t>
        </w:r>
        <w:proofErr w:type="spellStart"/>
        <w:r w:rsidRPr="001D0642">
          <w:rPr>
            <w:rFonts w:ascii="Consolas" w:hAnsi="Consolas" w:cs="Consolas"/>
            <w:sz w:val="18"/>
            <w:szCs w:val="18"/>
          </w:rPr>
          <w:t>elefantesblancos_auditoria</w:t>
        </w:r>
        <w:proofErr w:type="spellEnd"/>
        <w:r w:rsidRPr="001D0642">
          <w:rPr>
            <w:rFonts w:ascii="Consolas" w:hAnsi="Consolas" w:cs="Consolas"/>
            <w:sz w:val="18"/>
            <w:szCs w:val="18"/>
          </w:rPr>
          <w:t>;</w:t>
        </w:r>
      </w:ins>
    </w:p>
    <w:p w:rsidR="001D0642" w:rsidRPr="001D0642" w:rsidRDefault="001D0642" w:rsidP="001D064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526" w:author="Carolina Fajardo" w:date="2014-11-20T10:34:00Z"/>
          <w:rFonts w:ascii="Consolas" w:hAnsi="Consolas" w:cs="Consolas"/>
          <w:sz w:val="18"/>
          <w:szCs w:val="18"/>
        </w:rPr>
      </w:pPr>
    </w:p>
    <w:p w:rsidR="001D0642" w:rsidRPr="001D0642" w:rsidRDefault="001D0642" w:rsidP="001D064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527" w:author="Carolina Fajardo" w:date="2014-11-20T10:34:00Z"/>
          <w:rFonts w:ascii="Consolas" w:hAnsi="Consolas" w:cs="Consolas"/>
          <w:sz w:val="18"/>
          <w:szCs w:val="18"/>
        </w:rPr>
      </w:pPr>
      <w:proofErr w:type="spellStart"/>
      <w:proofErr w:type="gramStart"/>
      <w:ins w:id="528" w:author="Carolina Fajardo" w:date="2014-11-20T10:34:00Z">
        <w:r w:rsidRPr="001D0642">
          <w:rPr>
            <w:rFonts w:ascii="Consolas" w:hAnsi="Consolas" w:cs="Consolas"/>
            <w:sz w:val="18"/>
            <w:szCs w:val="18"/>
          </w:rPr>
          <w:t>mysql</w:t>
        </w:r>
        <w:proofErr w:type="spellEnd"/>
        <w:proofErr w:type="gramEnd"/>
        <w:r w:rsidRPr="001D0642">
          <w:rPr>
            <w:rFonts w:ascii="Consolas" w:hAnsi="Consolas" w:cs="Consolas"/>
            <w:sz w:val="18"/>
            <w:szCs w:val="18"/>
          </w:rPr>
          <w:t xml:space="preserve">&gt; show </w:t>
        </w:r>
        <w:proofErr w:type="spellStart"/>
        <w:r w:rsidRPr="001D0642">
          <w:rPr>
            <w:rFonts w:ascii="Consolas" w:hAnsi="Consolas" w:cs="Consolas"/>
            <w:sz w:val="18"/>
            <w:szCs w:val="18"/>
          </w:rPr>
          <w:t>tables</w:t>
        </w:r>
        <w:proofErr w:type="spellEnd"/>
        <w:r w:rsidRPr="001D0642">
          <w:rPr>
            <w:rFonts w:ascii="Consolas" w:hAnsi="Consolas" w:cs="Consolas"/>
            <w:sz w:val="18"/>
            <w:szCs w:val="18"/>
          </w:rPr>
          <w:t>;</w:t>
        </w:r>
      </w:ins>
    </w:p>
    <w:p w:rsidR="001D0642" w:rsidRPr="001D0642" w:rsidRDefault="001D0642" w:rsidP="001D064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529" w:author="Carolina Fajardo" w:date="2014-11-20T10:34:00Z"/>
          <w:rFonts w:ascii="Consolas" w:hAnsi="Consolas" w:cs="Consolas"/>
          <w:sz w:val="18"/>
          <w:szCs w:val="18"/>
        </w:rPr>
      </w:pPr>
      <w:ins w:id="530" w:author="Carolina Fajardo" w:date="2014-11-20T10:34:00Z">
        <w:r w:rsidRPr="001D0642">
          <w:rPr>
            <w:rFonts w:ascii="Consolas" w:hAnsi="Consolas" w:cs="Consolas"/>
            <w:sz w:val="18"/>
            <w:szCs w:val="18"/>
          </w:rPr>
          <w:t>+--------------------------------------+</w:t>
        </w:r>
      </w:ins>
    </w:p>
    <w:p w:rsidR="001D0642" w:rsidRPr="001D0642" w:rsidRDefault="001D0642" w:rsidP="001D064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531" w:author="Carolina Fajardo" w:date="2014-11-20T10:34:00Z"/>
          <w:rFonts w:ascii="Consolas" w:hAnsi="Consolas" w:cs="Consolas"/>
          <w:sz w:val="18"/>
          <w:szCs w:val="18"/>
        </w:rPr>
      </w:pPr>
      <w:ins w:id="532" w:author="Carolina Fajardo" w:date="2014-11-20T10:34:00Z">
        <w:r w:rsidRPr="001D0642">
          <w:rPr>
            <w:rFonts w:ascii="Consolas" w:hAnsi="Consolas" w:cs="Consolas"/>
            <w:sz w:val="18"/>
            <w:szCs w:val="18"/>
          </w:rPr>
          <w:t xml:space="preserve">| </w:t>
        </w:r>
        <w:proofErr w:type="spellStart"/>
        <w:r w:rsidRPr="001D0642">
          <w:rPr>
            <w:rFonts w:ascii="Consolas" w:hAnsi="Consolas" w:cs="Consolas"/>
            <w:sz w:val="18"/>
            <w:szCs w:val="18"/>
          </w:rPr>
          <w:t>Tables_in_elefantesblancos_auditoria</w:t>
        </w:r>
        <w:proofErr w:type="spellEnd"/>
        <w:r w:rsidRPr="001D0642">
          <w:rPr>
            <w:rFonts w:ascii="Consolas" w:hAnsi="Consolas" w:cs="Consolas"/>
            <w:sz w:val="18"/>
            <w:szCs w:val="18"/>
          </w:rPr>
          <w:t xml:space="preserve"> |</w:t>
        </w:r>
      </w:ins>
    </w:p>
    <w:p w:rsidR="001D0642" w:rsidRPr="001D0642" w:rsidRDefault="001D0642" w:rsidP="001D064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533" w:author="Carolina Fajardo" w:date="2014-11-20T10:34:00Z"/>
          <w:rFonts w:ascii="Consolas" w:hAnsi="Consolas" w:cs="Consolas"/>
          <w:sz w:val="18"/>
          <w:szCs w:val="18"/>
        </w:rPr>
      </w:pPr>
      <w:ins w:id="534" w:author="Carolina Fajardo" w:date="2014-11-20T10:34:00Z">
        <w:r w:rsidRPr="001D0642">
          <w:rPr>
            <w:rFonts w:ascii="Consolas" w:hAnsi="Consolas" w:cs="Consolas"/>
            <w:sz w:val="18"/>
            <w:szCs w:val="18"/>
          </w:rPr>
          <w:t>+--------------------------------------+</w:t>
        </w:r>
      </w:ins>
    </w:p>
    <w:p w:rsidR="001D0642" w:rsidRPr="001D0642" w:rsidRDefault="001D0642" w:rsidP="001D064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535" w:author="Carolina Fajardo" w:date="2014-11-20T10:34:00Z"/>
          <w:rFonts w:ascii="Consolas" w:hAnsi="Consolas" w:cs="Consolas"/>
          <w:sz w:val="18"/>
          <w:szCs w:val="18"/>
        </w:rPr>
      </w:pPr>
      <w:ins w:id="536" w:author="Carolina Fajardo" w:date="2014-11-20T10:34:00Z">
        <w:r w:rsidRPr="001D0642">
          <w:rPr>
            <w:rFonts w:ascii="Consolas" w:hAnsi="Consolas" w:cs="Consolas"/>
            <w:sz w:val="18"/>
            <w:szCs w:val="18"/>
          </w:rPr>
          <w:t xml:space="preserve">| </w:t>
        </w:r>
        <w:proofErr w:type="spellStart"/>
        <w:r w:rsidRPr="001D0642">
          <w:rPr>
            <w:rFonts w:ascii="Consolas" w:hAnsi="Consolas" w:cs="Consolas"/>
            <w:sz w:val="18"/>
            <w:szCs w:val="18"/>
          </w:rPr>
          <w:t>stra_acciones</w:t>
        </w:r>
        <w:proofErr w:type="spellEnd"/>
        <w:r w:rsidRPr="001D0642">
          <w:rPr>
            <w:rFonts w:ascii="Consolas" w:hAnsi="Consolas" w:cs="Consolas"/>
            <w:sz w:val="18"/>
            <w:szCs w:val="18"/>
          </w:rPr>
          <w:t xml:space="preserve">                        |</w:t>
        </w:r>
      </w:ins>
    </w:p>
    <w:p w:rsidR="001D0642" w:rsidRPr="001D0642" w:rsidRDefault="001D0642" w:rsidP="001D064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537" w:author="Carolina Fajardo" w:date="2014-11-20T10:34:00Z"/>
          <w:rFonts w:ascii="Consolas" w:hAnsi="Consolas" w:cs="Consolas"/>
          <w:sz w:val="18"/>
          <w:szCs w:val="18"/>
        </w:rPr>
      </w:pPr>
      <w:ins w:id="538" w:author="Carolina Fajardo" w:date="2014-11-20T10:34:00Z">
        <w:r w:rsidRPr="001D0642">
          <w:rPr>
            <w:rFonts w:ascii="Consolas" w:hAnsi="Consolas" w:cs="Consolas"/>
            <w:sz w:val="18"/>
            <w:szCs w:val="18"/>
          </w:rPr>
          <w:t xml:space="preserve">| </w:t>
        </w:r>
        <w:proofErr w:type="spellStart"/>
        <w:r w:rsidRPr="001D0642">
          <w:rPr>
            <w:rFonts w:ascii="Consolas" w:hAnsi="Consolas" w:cs="Consolas"/>
            <w:sz w:val="18"/>
            <w:szCs w:val="18"/>
          </w:rPr>
          <w:t>stra_auditoria</w:t>
        </w:r>
        <w:proofErr w:type="spellEnd"/>
        <w:r w:rsidRPr="001D0642">
          <w:rPr>
            <w:rFonts w:ascii="Consolas" w:hAnsi="Consolas" w:cs="Consolas"/>
            <w:sz w:val="18"/>
            <w:szCs w:val="18"/>
          </w:rPr>
          <w:t xml:space="preserve">                       |</w:t>
        </w:r>
      </w:ins>
    </w:p>
    <w:p w:rsidR="001D0642" w:rsidRPr="001D0642" w:rsidRDefault="001D0642" w:rsidP="001D064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539" w:author="Carolina Fajardo" w:date="2014-11-20T10:34:00Z"/>
          <w:rFonts w:ascii="Consolas" w:hAnsi="Consolas" w:cs="Consolas"/>
          <w:sz w:val="18"/>
          <w:szCs w:val="18"/>
        </w:rPr>
      </w:pPr>
      <w:ins w:id="540" w:author="Carolina Fajardo" w:date="2014-11-20T10:34:00Z">
        <w:r w:rsidRPr="001D0642">
          <w:rPr>
            <w:rFonts w:ascii="Consolas" w:hAnsi="Consolas" w:cs="Consolas"/>
            <w:sz w:val="18"/>
            <w:szCs w:val="18"/>
          </w:rPr>
          <w:t xml:space="preserve">| </w:t>
        </w:r>
        <w:proofErr w:type="spellStart"/>
        <w:r w:rsidRPr="001D0642">
          <w:rPr>
            <w:rFonts w:ascii="Consolas" w:hAnsi="Consolas" w:cs="Consolas"/>
            <w:sz w:val="18"/>
            <w:szCs w:val="18"/>
          </w:rPr>
          <w:t>stra_tipos</w:t>
        </w:r>
        <w:proofErr w:type="spellEnd"/>
        <w:r w:rsidRPr="001D0642">
          <w:rPr>
            <w:rFonts w:ascii="Consolas" w:hAnsi="Consolas" w:cs="Consolas"/>
            <w:sz w:val="18"/>
            <w:szCs w:val="18"/>
          </w:rPr>
          <w:t xml:space="preserve">                           |</w:t>
        </w:r>
      </w:ins>
    </w:p>
    <w:p w:rsidR="001D0642" w:rsidRPr="002A0B77" w:rsidRDefault="001D0642" w:rsidP="001D064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541" w:author="Carolina Fajardo" w:date="2014-11-20T10:34:00Z"/>
          <w:rFonts w:ascii="Consolas" w:hAnsi="Consolas" w:cs="Consolas"/>
          <w:sz w:val="18"/>
          <w:szCs w:val="18"/>
          <w:lang w:val="en-US"/>
        </w:rPr>
      </w:pPr>
      <w:ins w:id="542" w:author="Carolina Fajardo" w:date="2014-11-20T10:34:00Z">
        <w:r w:rsidRPr="002A0B77">
          <w:rPr>
            <w:rFonts w:ascii="Consolas" w:hAnsi="Consolas" w:cs="Consolas"/>
            <w:sz w:val="18"/>
            <w:szCs w:val="18"/>
            <w:lang w:val="en-US"/>
          </w:rPr>
          <w:t>+--------------------------------------+</w:t>
        </w:r>
      </w:ins>
    </w:p>
    <w:p w:rsidR="001D0642" w:rsidRPr="002A0B77" w:rsidRDefault="001D0642" w:rsidP="001D064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543" w:author="Carolina Fajardo" w:date="2014-11-20T10:34:00Z"/>
          <w:rFonts w:ascii="Consolas" w:hAnsi="Consolas" w:cs="Consolas"/>
          <w:sz w:val="18"/>
          <w:szCs w:val="18"/>
          <w:lang w:val="en-US"/>
        </w:rPr>
      </w:pPr>
      <w:ins w:id="544" w:author="Carolina Fajardo" w:date="2014-11-20T10:34:00Z">
        <w:r w:rsidRPr="002A0B77">
          <w:rPr>
            <w:rFonts w:ascii="Consolas" w:hAnsi="Consolas" w:cs="Consolas"/>
            <w:sz w:val="18"/>
            <w:szCs w:val="18"/>
            <w:lang w:val="en-US"/>
          </w:rPr>
          <w:t>3 rows in set (0.00 sec)</w:t>
        </w:r>
      </w:ins>
    </w:p>
    <w:p w:rsidR="001D0642" w:rsidRPr="002A0B77" w:rsidRDefault="001D0642" w:rsidP="001D064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545" w:author="Carolina Fajardo" w:date="2014-11-20T10:34:00Z"/>
          <w:rFonts w:ascii="Consolas" w:hAnsi="Consolas" w:cs="Consolas"/>
          <w:sz w:val="18"/>
          <w:szCs w:val="18"/>
          <w:lang w:val="en-US"/>
        </w:rPr>
      </w:pPr>
    </w:p>
    <w:p w:rsidR="001D0642" w:rsidRPr="00CF046F" w:rsidRDefault="001D0642" w:rsidP="001D064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546" w:author="Carolina Fajardo" w:date="2014-11-20T10:34:00Z"/>
          <w:rFonts w:ascii="Consolas" w:hAnsi="Consolas" w:cs="Consolas"/>
          <w:sz w:val="18"/>
          <w:szCs w:val="18"/>
          <w:lang w:val="en-US"/>
        </w:rPr>
      </w:pPr>
      <w:proofErr w:type="spellStart"/>
      <w:proofErr w:type="gramStart"/>
      <w:ins w:id="547" w:author="Carolina Fajardo" w:date="2014-11-20T10:34:00Z">
        <w:r w:rsidRPr="00CF046F">
          <w:rPr>
            <w:rFonts w:ascii="Consolas" w:hAnsi="Consolas" w:cs="Consolas"/>
            <w:sz w:val="18"/>
            <w:szCs w:val="18"/>
            <w:lang w:val="en-US"/>
          </w:rPr>
          <w:t>mysql</w:t>
        </w:r>
        <w:proofErr w:type="spellEnd"/>
        <w:proofErr w:type="gramEnd"/>
        <w:r w:rsidRPr="00CF046F">
          <w:rPr>
            <w:rFonts w:ascii="Consolas" w:hAnsi="Consolas" w:cs="Consolas"/>
            <w:sz w:val="18"/>
            <w:szCs w:val="18"/>
            <w:lang w:val="en-US"/>
          </w:rPr>
          <w:t xml:space="preserve">&gt; use </w:t>
        </w:r>
        <w:proofErr w:type="spellStart"/>
        <w:r w:rsidRPr="00CF046F">
          <w:rPr>
            <w:rFonts w:ascii="Consolas" w:hAnsi="Consolas" w:cs="Consolas"/>
            <w:sz w:val="18"/>
            <w:szCs w:val="18"/>
            <w:lang w:val="en-US"/>
          </w:rPr>
          <w:t>elefantesblancos</w:t>
        </w:r>
        <w:proofErr w:type="spellEnd"/>
        <w:r w:rsidRPr="00CF046F">
          <w:rPr>
            <w:rFonts w:ascii="Consolas" w:hAnsi="Consolas" w:cs="Consolas"/>
            <w:sz w:val="18"/>
            <w:szCs w:val="18"/>
            <w:lang w:val="en-US"/>
          </w:rPr>
          <w:t>;</w:t>
        </w:r>
      </w:ins>
    </w:p>
    <w:p w:rsidR="001D0642" w:rsidRPr="002A0B77" w:rsidRDefault="001D0642" w:rsidP="001D064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548" w:author="Carolina Fajardo" w:date="2014-11-20T10:34:00Z"/>
          <w:rFonts w:ascii="Consolas" w:hAnsi="Consolas" w:cs="Consolas"/>
          <w:sz w:val="18"/>
          <w:szCs w:val="18"/>
          <w:lang w:val="es-CO"/>
        </w:rPr>
      </w:pPr>
      <w:proofErr w:type="spellStart"/>
      <w:proofErr w:type="gramStart"/>
      <w:ins w:id="549" w:author="Carolina Fajardo" w:date="2014-11-20T10:34:00Z">
        <w:r w:rsidRPr="002A0B77">
          <w:rPr>
            <w:rFonts w:ascii="Consolas" w:hAnsi="Consolas" w:cs="Consolas"/>
            <w:sz w:val="18"/>
            <w:szCs w:val="18"/>
            <w:lang w:val="es-CO"/>
          </w:rPr>
          <w:t>mysql</w:t>
        </w:r>
        <w:proofErr w:type="spellEnd"/>
        <w:proofErr w:type="gramEnd"/>
        <w:r w:rsidRPr="002A0B77">
          <w:rPr>
            <w:rFonts w:ascii="Consolas" w:hAnsi="Consolas" w:cs="Consolas"/>
            <w:sz w:val="18"/>
            <w:szCs w:val="18"/>
            <w:lang w:val="es-CO"/>
          </w:rPr>
          <w:t xml:space="preserve">&gt; show </w:t>
        </w:r>
        <w:proofErr w:type="spellStart"/>
        <w:r w:rsidRPr="002A0B77">
          <w:rPr>
            <w:rFonts w:ascii="Consolas" w:hAnsi="Consolas" w:cs="Consolas"/>
            <w:sz w:val="18"/>
            <w:szCs w:val="18"/>
            <w:lang w:val="es-CO"/>
          </w:rPr>
          <w:t>tables</w:t>
        </w:r>
        <w:proofErr w:type="spellEnd"/>
        <w:r w:rsidRPr="002A0B77">
          <w:rPr>
            <w:rFonts w:ascii="Consolas" w:hAnsi="Consolas" w:cs="Consolas"/>
            <w:sz w:val="18"/>
            <w:szCs w:val="18"/>
            <w:lang w:val="es-CO"/>
          </w:rPr>
          <w:t>;</w:t>
        </w:r>
      </w:ins>
    </w:p>
    <w:p w:rsidR="001D0642" w:rsidRPr="001D0642" w:rsidRDefault="001D0642" w:rsidP="001D064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550" w:author="Carolina Fajardo" w:date="2014-11-20T10:34:00Z"/>
          <w:rFonts w:ascii="Consolas" w:hAnsi="Consolas" w:cs="Consolas"/>
          <w:sz w:val="18"/>
          <w:szCs w:val="18"/>
        </w:rPr>
      </w:pPr>
      <w:ins w:id="551" w:author="Carolina Fajardo" w:date="2014-11-20T10:34:00Z">
        <w:r w:rsidRPr="001D0642">
          <w:rPr>
            <w:rFonts w:ascii="Consolas" w:hAnsi="Consolas" w:cs="Consolas"/>
            <w:sz w:val="18"/>
            <w:szCs w:val="18"/>
          </w:rPr>
          <w:t>+------------------------------------+</w:t>
        </w:r>
      </w:ins>
    </w:p>
    <w:p w:rsidR="001D0642" w:rsidRPr="001D0642" w:rsidRDefault="001D0642" w:rsidP="001D064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552" w:author="Carolina Fajardo" w:date="2014-11-20T10:34:00Z"/>
          <w:rFonts w:ascii="Consolas" w:hAnsi="Consolas" w:cs="Consolas"/>
          <w:sz w:val="18"/>
          <w:szCs w:val="18"/>
        </w:rPr>
      </w:pPr>
      <w:ins w:id="553" w:author="Carolina Fajardo" w:date="2014-11-20T10:34:00Z">
        <w:r w:rsidRPr="001D0642">
          <w:rPr>
            <w:rFonts w:ascii="Consolas" w:hAnsi="Consolas" w:cs="Consolas"/>
            <w:sz w:val="18"/>
            <w:szCs w:val="18"/>
          </w:rPr>
          <w:t xml:space="preserve">| </w:t>
        </w:r>
        <w:proofErr w:type="spellStart"/>
        <w:r w:rsidRPr="001D0642">
          <w:rPr>
            <w:rFonts w:ascii="Consolas" w:hAnsi="Consolas" w:cs="Consolas"/>
            <w:sz w:val="18"/>
            <w:szCs w:val="18"/>
          </w:rPr>
          <w:t>Tables_in_elefantesblancos</w:t>
        </w:r>
        <w:proofErr w:type="spellEnd"/>
        <w:r w:rsidRPr="001D0642">
          <w:rPr>
            <w:rFonts w:ascii="Consolas" w:hAnsi="Consolas" w:cs="Consolas"/>
            <w:sz w:val="18"/>
            <w:szCs w:val="18"/>
          </w:rPr>
          <w:t xml:space="preserve">         |</w:t>
        </w:r>
      </w:ins>
    </w:p>
    <w:p w:rsidR="001D0642" w:rsidRPr="001D0642" w:rsidRDefault="001D0642" w:rsidP="001D064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554" w:author="Carolina Fajardo" w:date="2014-11-20T10:34:00Z"/>
          <w:rFonts w:ascii="Consolas" w:hAnsi="Consolas" w:cs="Consolas"/>
          <w:sz w:val="18"/>
          <w:szCs w:val="18"/>
        </w:rPr>
      </w:pPr>
      <w:ins w:id="555" w:author="Carolina Fajardo" w:date="2014-11-20T10:34:00Z">
        <w:r w:rsidRPr="001D0642">
          <w:rPr>
            <w:rFonts w:ascii="Consolas" w:hAnsi="Consolas" w:cs="Consolas"/>
            <w:sz w:val="18"/>
            <w:szCs w:val="18"/>
          </w:rPr>
          <w:t>+------------------------------------+</w:t>
        </w:r>
      </w:ins>
    </w:p>
    <w:p w:rsidR="001D0642" w:rsidRPr="001D0642" w:rsidRDefault="001D0642" w:rsidP="001D064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556" w:author="Carolina Fajardo" w:date="2014-11-20T10:34:00Z"/>
          <w:rFonts w:ascii="Consolas" w:hAnsi="Consolas" w:cs="Consolas"/>
          <w:sz w:val="18"/>
          <w:szCs w:val="18"/>
        </w:rPr>
      </w:pPr>
      <w:ins w:id="557" w:author="Carolina Fajardo" w:date="2014-11-20T10:34:00Z">
        <w:r w:rsidRPr="001D0642">
          <w:rPr>
            <w:rFonts w:ascii="Consolas" w:hAnsi="Consolas" w:cs="Consolas"/>
            <w:sz w:val="18"/>
            <w:szCs w:val="18"/>
          </w:rPr>
          <w:t xml:space="preserve">| </w:t>
        </w:r>
        <w:proofErr w:type="spellStart"/>
        <w:r w:rsidRPr="001D0642">
          <w:rPr>
            <w:rFonts w:ascii="Consolas" w:hAnsi="Consolas" w:cs="Consolas"/>
            <w:sz w:val="18"/>
            <w:szCs w:val="18"/>
          </w:rPr>
          <w:t>stra_cantidad_elefantes_aprobados</w:t>
        </w:r>
        <w:proofErr w:type="spellEnd"/>
        <w:r w:rsidRPr="001D0642">
          <w:rPr>
            <w:rFonts w:ascii="Consolas" w:hAnsi="Consolas" w:cs="Consolas"/>
            <w:sz w:val="18"/>
            <w:szCs w:val="18"/>
          </w:rPr>
          <w:t xml:space="preserve">  |</w:t>
        </w:r>
      </w:ins>
    </w:p>
    <w:p w:rsidR="001D0642" w:rsidRPr="001D0642" w:rsidRDefault="001D0642" w:rsidP="001D064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558" w:author="Carolina Fajardo" w:date="2014-11-20T10:34:00Z"/>
          <w:rFonts w:ascii="Consolas" w:hAnsi="Consolas" w:cs="Consolas"/>
          <w:sz w:val="18"/>
          <w:szCs w:val="18"/>
        </w:rPr>
      </w:pPr>
      <w:ins w:id="559" w:author="Carolina Fajardo" w:date="2014-11-20T10:34:00Z">
        <w:r w:rsidRPr="001D0642">
          <w:rPr>
            <w:rFonts w:ascii="Consolas" w:hAnsi="Consolas" w:cs="Consolas"/>
            <w:sz w:val="18"/>
            <w:szCs w:val="18"/>
          </w:rPr>
          <w:t xml:space="preserve">| </w:t>
        </w:r>
        <w:proofErr w:type="spellStart"/>
        <w:r w:rsidRPr="001D0642">
          <w:rPr>
            <w:rFonts w:ascii="Consolas" w:hAnsi="Consolas" w:cs="Consolas"/>
            <w:sz w:val="18"/>
            <w:szCs w:val="18"/>
          </w:rPr>
          <w:t>stra_cantidad_elefantes_pendientes</w:t>
        </w:r>
        <w:proofErr w:type="spellEnd"/>
        <w:r w:rsidRPr="001D0642">
          <w:rPr>
            <w:rFonts w:ascii="Consolas" w:hAnsi="Consolas" w:cs="Consolas"/>
            <w:sz w:val="18"/>
            <w:szCs w:val="18"/>
          </w:rPr>
          <w:t xml:space="preserve"> |</w:t>
        </w:r>
      </w:ins>
    </w:p>
    <w:p w:rsidR="001D0642" w:rsidRPr="001D0642" w:rsidRDefault="001D0642" w:rsidP="001D064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560" w:author="Carolina Fajardo" w:date="2014-11-20T10:34:00Z"/>
          <w:rFonts w:ascii="Consolas" w:hAnsi="Consolas" w:cs="Consolas"/>
          <w:sz w:val="18"/>
          <w:szCs w:val="18"/>
        </w:rPr>
      </w:pPr>
      <w:ins w:id="561" w:author="Carolina Fajardo" w:date="2014-11-20T10:34:00Z">
        <w:r w:rsidRPr="001D0642">
          <w:rPr>
            <w:rFonts w:ascii="Consolas" w:hAnsi="Consolas" w:cs="Consolas"/>
            <w:sz w:val="18"/>
            <w:szCs w:val="18"/>
          </w:rPr>
          <w:t xml:space="preserve">| </w:t>
        </w:r>
        <w:proofErr w:type="spellStart"/>
        <w:r w:rsidRPr="001D0642">
          <w:rPr>
            <w:rFonts w:ascii="Consolas" w:hAnsi="Consolas" w:cs="Consolas"/>
            <w:sz w:val="18"/>
            <w:szCs w:val="18"/>
          </w:rPr>
          <w:t>stra_cantidad_imagenes_pendientes</w:t>
        </w:r>
        <w:proofErr w:type="spellEnd"/>
        <w:r w:rsidRPr="001D0642">
          <w:rPr>
            <w:rFonts w:ascii="Consolas" w:hAnsi="Consolas" w:cs="Consolas"/>
            <w:sz w:val="18"/>
            <w:szCs w:val="18"/>
          </w:rPr>
          <w:t xml:space="preserve">  |</w:t>
        </w:r>
      </w:ins>
    </w:p>
    <w:p w:rsidR="001D0642" w:rsidRPr="001D0642" w:rsidRDefault="001D0642" w:rsidP="001D064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562" w:author="Carolina Fajardo" w:date="2014-11-20T10:34:00Z"/>
          <w:rFonts w:ascii="Consolas" w:hAnsi="Consolas" w:cs="Consolas"/>
          <w:sz w:val="18"/>
          <w:szCs w:val="18"/>
        </w:rPr>
      </w:pPr>
      <w:ins w:id="563" w:author="Carolina Fajardo" w:date="2014-11-20T10:34:00Z">
        <w:r w:rsidRPr="001D0642">
          <w:rPr>
            <w:rFonts w:ascii="Consolas" w:hAnsi="Consolas" w:cs="Consolas"/>
            <w:sz w:val="18"/>
            <w:szCs w:val="18"/>
          </w:rPr>
          <w:t xml:space="preserve">| </w:t>
        </w:r>
        <w:proofErr w:type="spellStart"/>
        <w:r w:rsidRPr="001D0642">
          <w:rPr>
            <w:rFonts w:ascii="Consolas" w:hAnsi="Consolas" w:cs="Consolas"/>
            <w:sz w:val="18"/>
            <w:szCs w:val="18"/>
          </w:rPr>
          <w:t>stra_cantidad_nueva_informacion</w:t>
        </w:r>
        <w:proofErr w:type="spellEnd"/>
        <w:r w:rsidRPr="001D0642">
          <w:rPr>
            <w:rFonts w:ascii="Consolas" w:hAnsi="Consolas" w:cs="Consolas"/>
            <w:sz w:val="18"/>
            <w:szCs w:val="18"/>
          </w:rPr>
          <w:t xml:space="preserve">    |</w:t>
        </w:r>
      </w:ins>
    </w:p>
    <w:p w:rsidR="001D0642" w:rsidRPr="001D0642" w:rsidRDefault="001D0642" w:rsidP="001D064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564" w:author="Carolina Fajardo" w:date="2014-11-20T10:34:00Z"/>
          <w:rFonts w:ascii="Consolas" w:hAnsi="Consolas" w:cs="Consolas"/>
          <w:sz w:val="18"/>
          <w:szCs w:val="18"/>
        </w:rPr>
      </w:pPr>
      <w:ins w:id="565" w:author="Carolina Fajardo" w:date="2014-11-20T10:34:00Z">
        <w:r w:rsidRPr="001D0642">
          <w:rPr>
            <w:rFonts w:ascii="Consolas" w:hAnsi="Consolas" w:cs="Consolas"/>
            <w:sz w:val="18"/>
            <w:szCs w:val="18"/>
          </w:rPr>
          <w:t xml:space="preserve">| </w:t>
        </w:r>
        <w:proofErr w:type="spellStart"/>
        <w:r w:rsidRPr="001D0642">
          <w:rPr>
            <w:rFonts w:ascii="Consolas" w:hAnsi="Consolas" w:cs="Consolas"/>
            <w:sz w:val="18"/>
            <w:szCs w:val="18"/>
          </w:rPr>
          <w:t>stra_departamentos</w:t>
        </w:r>
        <w:proofErr w:type="spellEnd"/>
        <w:r w:rsidRPr="001D0642">
          <w:rPr>
            <w:rFonts w:ascii="Consolas" w:hAnsi="Consolas" w:cs="Consolas"/>
            <w:sz w:val="18"/>
            <w:szCs w:val="18"/>
          </w:rPr>
          <w:t xml:space="preserve">                 |</w:t>
        </w:r>
      </w:ins>
    </w:p>
    <w:p w:rsidR="001D0642" w:rsidRPr="001D0642" w:rsidRDefault="001D0642" w:rsidP="001D064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566" w:author="Carolina Fajardo" w:date="2014-11-20T10:34:00Z"/>
          <w:rFonts w:ascii="Consolas" w:hAnsi="Consolas" w:cs="Consolas"/>
          <w:sz w:val="18"/>
          <w:szCs w:val="18"/>
        </w:rPr>
      </w:pPr>
      <w:ins w:id="567" w:author="Carolina Fajardo" w:date="2014-11-20T10:34:00Z">
        <w:r w:rsidRPr="001D0642">
          <w:rPr>
            <w:rFonts w:ascii="Consolas" w:hAnsi="Consolas" w:cs="Consolas"/>
            <w:sz w:val="18"/>
            <w:szCs w:val="18"/>
          </w:rPr>
          <w:t xml:space="preserve">| </w:t>
        </w:r>
        <w:proofErr w:type="spellStart"/>
        <w:r w:rsidRPr="001D0642">
          <w:rPr>
            <w:rFonts w:ascii="Consolas" w:hAnsi="Consolas" w:cs="Consolas"/>
            <w:sz w:val="18"/>
            <w:szCs w:val="18"/>
          </w:rPr>
          <w:t>stra_departamentos_listado</w:t>
        </w:r>
        <w:proofErr w:type="spellEnd"/>
        <w:r w:rsidRPr="001D0642">
          <w:rPr>
            <w:rFonts w:ascii="Consolas" w:hAnsi="Consolas" w:cs="Consolas"/>
            <w:sz w:val="18"/>
            <w:szCs w:val="18"/>
          </w:rPr>
          <w:t xml:space="preserve">         |</w:t>
        </w:r>
      </w:ins>
    </w:p>
    <w:p w:rsidR="001D0642" w:rsidRPr="001D0642" w:rsidRDefault="001D0642" w:rsidP="001D064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568" w:author="Carolina Fajardo" w:date="2014-11-20T10:34:00Z"/>
          <w:rFonts w:ascii="Consolas" w:hAnsi="Consolas" w:cs="Consolas"/>
          <w:sz w:val="18"/>
          <w:szCs w:val="18"/>
        </w:rPr>
      </w:pPr>
      <w:ins w:id="569" w:author="Carolina Fajardo" w:date="2014-11-20T10:34:00Z">
        <w:r w:rsidRPr="001D0642">
          <w:rPr>
            <w:rFonts w:ascii="Consolas" w:hAnsi="Consolas" w:cs="Consolas"/>
            <w:sz w:val="18"/>
            <w:szCs w:val="18"/>
          </w:rPr>
          <w:t xml:space="preserve">| </w:t>
        </w:r>
        <w:proofErr w:type="spellStart"/>
        <w:r w:rsidRPr="001D0642">
          <w:rPr>
            <w:rFonts w:ascii="Consolas" w:hAnsi="Consolas" w:cs="Consolas"/>
            <w:sz w:val="18"/>
            <w:szCs w:val="18"/>
          </w:rPr>
          <w:t>stra_elefantes</w:t>
        </w:r>
        <w:proofErr w:type="spellEnd"/>
        <w:r w:rsidRPr="001D0642">
          <w:rPr>
            <w:rFonts w:ascii="Consolas" w:hAnsi="Consolas" w:cs="Consolas"/>
            <w:sz w:val="18"/>
            <w:szCs w:val="18"/>
          </w:rPr>
          <w:t xml:space="preserve">                     |</w:t>
        </w:r>
      </w:ins>
    </w:p>
    <w:p w:rsidR="001D0642" w:rsidRPr="001D0642" w:rsidRDefault="001D0642" w:rsidP="001D064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570" w:author="Carolina Fajardo" w:date="2014-11-20T10:34:00Z"/>
          <w:rFonts w:ascii="Consolas" w:hAnsi="Consolas" w:cs="Consolas"/>
          <w:sz w:val="18"/>
          <w:szCs w:val="18"/>
        </w:rPr>
      </w:pPr>
      <w:ins w:id="571" w:author="Carolina Fajardo" w:date="2014-11-20T10:34:00Z">
        <w:r w:rsidRPr="001D0642">
          <w:rPr>
            <w:rFonts w:ascii="Consolas" w:hAnsi="Consolas" w:cs="Consolas"/>
            <w:sz w:val="18"/>
            <w:szCs w:val="18"/>
          </w:rPr>
          <w:t xml:space="preserve">| </w:t>
        </w:r>
        <w:proofErr w:type="spellStart"/>
        <w:r w:rsidRPr="001D0642">
          <w:rPr>
            <w:rFonts w:ascii="Consolas" w:hAnsi="Consolas" w:cs="Consolas"/>
            <w:sz w:val="18"/>
            <w:szCs w:val="18"/>
          </w:rPr>
          <w:t>stra_elefantes_detalle</w:t>
        </w:r>
        <w:proofErr w:type="spellEnd"/>
        <w:r w:rsidRPr="001D0642">
          <w:rPr>
            <w:rFonts w:ascii="Consolas" w:hAnsi="Consolas" w:cs="Consolas"/>
            <w:sz w:val="18"/>
            <w:szCs w:val="18"/>
          </w:rPr>
          <w:t xml:space="preserve">             |</w:t>
        </w:r>
      </w:ins>
    </w:p>
    <w:p w:rsidR="001D0642" w:rsidRPr="001D0642" w:rsidRDefault="001D0642" w:rsidP="001D064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572" w:author="Carolina Fajardo" w:date="2014-11-20T10:34:00Z"/>
          <w:rFonts w:ascii="Consolas" w:hAnsi="Consolas" w:cs="Consolas"/>
          <w:sz w:val="18"/>
          <w:szCs w:val="18"/>
        </w:rPr>
      </w:pPr>
      <w:ins w:id="573" w:author="Carolina Fajardo" w:date="2014-11-20T10:34:00Z">
        <w:r w:rsidRPr="001D0642">
          <w:rPr>
            <w:rFonts w:ascii="Consolas" w:hAnsi="Consolas" w:cs="Consolas"/>
            <w:sz w:val="18"/>
            <w:szCs w:val="18"/>
          </w:rPr>
          <w:t xml:space="preserve">| </w:t>
        </w:r>
        <w:proofErr w:type="spellStart"/>
        <w:r w:rsidRPr="001D0642">
          <w:rPr>
            <w:rFonts w:ascii="Consolas" w:hAnsi="Consolas" w:cs="Consolas"/>
            <w:sz w:val="18"/>
            <w:szCs w:val="18"/>
          </w:rPr>
          <w:t>stra_estados_elefante</w:t>
        </w:r>
        <w:proofErr w:type="spellEnd"/>
        <w:r w:rsidRPr="001D0642">
          <w:rPr>
            <w:rFonts w:ascii="Consolas" w:hAnsi="Consolas" w:cs="Consolas"/>
            <w:sz w:val="18"/>
            <w:szCs w:val="18"/>
          </w:rPr>
          <w:t xml:space="preserve">              |</w:t>
        </w:r>
      </w:ins>
    </w:p>
    <w:p w:rsidR="001D0642" w:rsidRPr="001D0642" w:rsidRDefault="001D0642" w:rsidP="001D064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574" w:author="Carolina Fajardo" w:date="2014-11-20T10:34:00Z"/>
          <w:rFonts w:ascii="Consolas" w:hAnsi="Consolas" w:cs="Consolas"/>
          <w:sz w:val="18"/>
          <w:szCs w:val="18"/>
        </w:rPr>
      </w:pPr>
      <w:ins w:id="575" w:author="Carolina Fajardo" w:date="2014-11-20T10:34:00Z">
        <w:r w:rsidRPr="001D0642">
          <w:rPr>
            <w:rFonts w:ascii="Consolas" w:hAnsi="Consolas" w:cs="Consolas"/>
            <w:sz w:val="18"/>
            <w:szCs w:val="18"/>
          </w:rPr>
          <w:t xml:space="preserve">| </w:t>
        </w:r>
        <w:proofErr w:type="spellStart"/>
        <w:r w:rsidRPr="001D0642">
          <w:rPr>
            <w:rFonts w:ascii="Consolas" w:hAnsi="Consolas" w:cs="Consolas"/>
            <w:sz w:val="18"/>
            <w:szCs w:val="18"/>
          </w:rPr>
          <w:t>stra_grupos</w:t>
        </w:r>
        <w:proofErr w:type="spellEnd"/>
        <w:r w:rsidRPr="001D0642">
          <w:rPr>
            <w:rFonts w:ascii="Consolas" w:hAnsi="Consolas" w:cs="Consolas"/>
            <w:sz w:val="18"/>
            <w:szCs w:val="18"/>
          </w:rPr>
          <w:t xml:space="preserve">                        |</w:t>
        </w:r>
      </w:ins>
    </w:p>
    <w:p w:rsidR="001D0642" w:rsidRPr="001D0642" w:rsidRDefault="001D0642" w:rsidP="001D064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576" w:author="Carolina Fajardo" w:date="2014-11-20T10:34:00Z"/>
          <w:rFonts w:ascii="Consolas" w:hAnsi="Consolas" w:cs="Consolas"/>
          <w:sz w:val="18"/>
          <w:szCs w:val="18"/>
        </w:rPr>
      </w:pPr>
      <w:ins w:id="577" w:author="Carolina Fajardo" w:date="2014-11-20T10:34:00Z">
        <w:r w:rsidRPr="001D0642">
          <w:rPr>
            <w:rFonts w:ascii="Consolas" w:hAnsi="Consolas" w:cs="Consolas"/>
            <w:sz w:val="18"/>
            <w:szCs w:val="18"/>
          </w:rPr>
          <w:t xml:space="preserve">| </w:t>
        </w:r>
        <w:proofErr w:type="spellStart"/>
        <w:r w:rsidRPr="001D0642">
          <w:rPr>
            <w:rFonts w:ascii="Consolas" w:hAnsi="Consolas" w:cs="Consolas"/>
            <w:sz w:val="18"/>
            <w:szCs w:val="18"/>
          </w:rPr>
          <w:t>stra_imagenes</w:t>
        </w:r>
        <w:proofErr w:type="spellEnd"/>
        <w:r w:rsidRPr="001D0642">
          <w:rPr>
            <w:rFonts w:ascii="Consolas" w:hAnsi="Consolas" w:cs="Consolas"/>
            <w:sz w:val="18"/>
            <w:szCs w:val="18"/>
          </w:rPr>
          <w:t xml:space="preserve">                      |</w:t>
        </w:r>
      </w:ins>
    </w:p>
    <w:p w:rsidR="001D0642" w:rsidRPr="001D0642" w:rsidRDefault="001D0642" w:rsidP="001D064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578" w:author="Carolina Fajardo" w:date="2014-11-20T10:34:00Z"/>
          <w:rFonts w:ascii="Consolas" w:hAnsi="Consolas" w:cs="Consolas"/>
          <w:sz w:val="18"/>
          <w:szCs w:val="18"/>
        </w:rPr>
      </w:pPr>
      <w:ins w:id="579" w:author="Carolina Fajardo" w:date="2014-11-20T10:34:00Z">
        <w:r w:rsidRPr="001D0642">
          <w:rPr>
            <w:rFonts w:ascii="Consolas" w:hAnsi="Consolas" w:cs="Consolas"/>
            <w:sz w:val="18"/>
            <w:szCs w:val="18"/>
          </w:rPr>
          <w:t xml:space="preserve">| </w:t>
        </w:r>
        <w:proofErr w:type="spellStart"/>
        <w:r w:rsidRPr="001D0642">
          <w:rPr>
            <w:rFonts w:ascii="Consolas" w:hAnsi="Consolas" w:cs="Consolas"/>
            <w:sz w:val="18"/>
            <w:szCs w:val="18"/>
          </w:rPr>
          <w:t>stra_imagenes_temporal</w:t>
        </w:r>
        <w:proofErr w:type="spellEnd"/>
        <w:r w:rsidRPr="001D0642">
          <w:rPr>
            <w:rFonts w:ascii="Consolas" w:hAnsi="Consolas" w:cs="Consolas"/>
            <w:sz w:val="18"/>
            <w:szCs w:val="18"/>
          </w:rPr>
          <w:t xml:space="preserve">             |</w:t>
        </w:r>
      </w:ins>
    </w:p>
    <w:p w:rsidR="001D0642" w:rsidRPr="001D0642" w:rsidRDefault="001D0642" w:rsidP="001D064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580" w:author="Carolina Fajardo" w:date="2014-11-20T10:34:00Z"/>
          <w:rFonts w:ascii="Consolas" w:hAnsi="Consolas" w:cs="Consolas"/>
          <w:sz w:val="18"/>
          <w:szCs w:val="18"/>
        </w:rPr>
      </w:pPr>
      <w:ins w:id="581" w:author="Carolina Fajardo" w:date="2014-11-20T10:34:00Z">
        <w:r w:rsidRPr="001D0642">
          <w:rPr>
            <w:rFonts w:ascii="Consolas" w:hAnsi="Consolas" w:cs="Consolas"/>
            <w:sz w:val="18"/>
            <w:szCs w:val="18"/>
          </w:rPr>
          <w:t xml:space="preserve">| </w:t>
        </w:r>
        <w:proofErr w:type="spellStart"/>
        <w:r w:rsidRPr="001D0642">
          <w:rPr>
            <w:rFonts w:ascii="Consolas" w:hAnsi="Consolas" w:cs="Consolas"/>
            <w:sz w:val="18"/>
            <w:szCs w:val="18"/>
          </w:rPr>
          <w:t>stra_motivos_elefante</w:t>
        </w:r>
        <w:proofErr w:type="spellEnd"/>
        <w:r w:rsidRPr="001D0642">
          <w:rPr>
            <w:rFonts w:ascii="Consolas" w:hAnsi="Consolas" w:cs="Consolas"/>
            <w:sz w:val="18"/>
            <w:szCs w:val="18"/>
          </w:rPr>
          <w:t xml:space="preserve">              |</w:t>
        </w:r>
      </w:ins>
    </w:p>
    <w:p w:rsidR="001D0642" w:rsidRPr="001D0642" w:rsidRDefault="001D0642" w:rsidP="001D064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582" w:author="Carolina Fajardo" w:date="2014-11-20T10:34:00Z"/>
          <w:rFonts w:ascii="Consolas" w:hAnsi="Consolas" w:cs="Consolas"/>
          <w:sz w:val="18"/>
          <w:szCs w:val="18"/>
        </w:rPr>
      </w:pPr>
      <w:ins w:id="583" w:author="Carolina Fajardo" w:date="2014-11-20T10:34:00Z">
        <w:r w:rsidRPr="001D0642">
          <w:rPr>
            <w:rFonts w:ascii="Consolas" w:hAnsi="Consolas" w:cs="Consolas"/>
            <w:sz w:val="18"/>
            <w:szCs w:val="18"/>
          </w:rPr>
          <w:t xml:space="preserve">| </w:t>
        </w:r>
        <w:proofErr w:type="spellStart"/>
        <w:r w:rsidRPr="001D0642">
          <w:rPr>
            <w:rFonts w:ascii="Consolas" w:hAnsi="Consolas" w:cs="Consolas"/>
            <w:sz w:val="18"/>
            <w:szCs w:val="18"/>
          </w:rPr>
          <w:t>stra_municipios</w:t>
        </w:r>
        <w:proofErr w:type="spellEnd"/>
        <w:r w:rsidRPr="001D0642">
          <w:rPr>
            <w:rFonts w:ascii="Consolas" w:hAnsi="Consolas" w:cs="Consolas"/>
            <w:sz w:val="18"/>
            <w:szCs w:val="18"/>
          </w:rPr>
          <w:t xml:space="preserve">                    |</w:t>
        </w:r>
      </w:ins>
    </w:p>
    <w:p w:rsidR="001D0642" w:rsidRPr="001D0642" w:rsidRDefault="001D0642" w:rsidP="001D064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584" w:author="Carolina Fajardo" w:date="2014-11-20T10:34:00Z"/>
          <w:rFonts w:ascii="Consolas" w:hAnsi="Consolas" w:cs="Consolas"/>
          <w:sz w:val="18"/>
          <w:szCs w:val="18"/>
        </w:rPr>
      </w:pPr>
      <w:ins w:id="585" w:author="Carolina Fajardo" w:date="2014-11-20T10:34:00Z">
        <w:r w:rsidRPr="001D0642">
          <w:rPr>
            <w:rFonts w:ascii="Consolas" w:hAnsi="Consolas" w:cs="Consolas"/>
            <w:sz w:val="18"/>
            <w:szCs w:val="18"/>
          </w:rPr>
          <w:t xml:space="preserve">| </w:t>
        </w:r>
        <w:proofErr w:type="spellStart"/>
        <w:r w:rsidRPr="001D0642">
          <w:rPr>
            <w:rFonts w:ascii="Consolas" w:hAnsi="Consolas" w:cs="Consolas"/>
            <w:sz w:val="18"/>
            <w:szCs w:val="18"/>
          </w:rPr>
          <w:t>stra_municipios_listado</w:t>
        </w:r>
        <w:proofErr w:type="spellEnd"/>
        <w:r w:rsidRPr="001D0642">
          <w:rPr>
            <w:rFonts w:ascii="Consolas" w:hAnsi="Consolas" w:cs="Consolas"/>
            <w:sz w:val="18"/>
            <w:szCs w:val="18"/>
          </w:rPr>
          <w:t xml:space="preserve">            |</w:t>
        </w:r>
      </w:ins>
    </w:p>
    <w:p w:rsidR="001D0642" w:rsidRPr="001D0642" w:rsidRDefault="001D0642" w:rsidP="001D064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586" w:author="Carolina Fajardo" w:date="2014-11-20T10:34:00Z"/>
          <w:rFonts w:ascii="Consolas" w:hAnsi="Consolas" w:cs="Consolas"/>
          <w:sz w:val="18"/>
          <w:szCs w:val="18"/>
        </w:rPr>
      </w:pPr>
      <w:ins w:id="587" w:author="Carolina Fajardo" w:date="2014-11-20T10:34:00Z">
        <w:r w:rsidRPr="001D0642">
          <w:rPr>
            <w:rFonts w:ascii="Consolas" w:hAnsi="Consolas" w:cs="Consolas"/>
            <w:sz w:val="18"/>
            <w:szCs w:val="18"/>
          </w:rPr>
          <w:t xml:space="preserve">| </w:t>
        </w:r>
        <w:proofErr w:type="spellStart"/>
        <w:r w:rsidRPr="001D0642">
          <w:rPr>
            <w:rFonts w:ascii="Consolas" w:hAnsi="Consolas" w:cs="Consolas"/>
            <w:sz w:val="18"/>
            <w:szCs w:val="18"/>
          </w:rPr>
          <w:t>stra_parametros</w:t>
        </w:r>
        <w:proofErr w:type="spellEnd"/>
        <w:r w:rsidRPr="001D0642">
          <w:rPr>
            <w:rFonts w:ascii="Consolas" w:hAnsi="Consolas" w:cs="Consolas"/>
            <w:sz w:val="18"/>
            <w:szCs w:val="18"/>
          </w:rPr>
          <w:t xml:space="preserve">                    |</w:t>
        </w:r>
      </w:ins>
    </w:p>
    <w:p w:rsidR="001D0642" w:rsidRPr="001D0642" w:rsidRDefault="001D0642" w:rsidP="001D064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588" w:author="Carolina Fajardo" w:date="2014-11-20T10:34:00Z"/>
          <w:rFonts w:ascii="Consolas" w:hAnsi="Consolas" w:cs="Consolas"/>
          <w:sz w:val="18"/>
          <w:szCs w:val="18"/>
        </w:rPr>
      </w:pPr>
      <w:ins w:id="589" w:author="Carolina Fajardo" w:date="2014-11-20T10:34:00Z">
        <w:r w:rsidRPr="001D0642">
          <w:rPr>
            <w:rFonts w:ascii="Consolas" w:hAnsi="Consolas" w:cs="Consolas"/>
            <w:sz w:val="18"/>
            <w:szCs w:val="18"/>
          </w:rPr>
          <w:t xml:space="preserve">| </w:t>
        </w:r>
        <w:proofErr w:type="spellStart"/>
        <w:r w:rsidRPr="001D0642">
          <w:rPr>
            <w:rFonts w:ascii="Consolas" w:hAnsi="Consolas" w:cs="Consolas"/>
            <w:sz w:val="18"/>
            <w:szCs w:val="18"/>
          </w:rPr>
          <w:t>stra_rango_tiempo</w:t>
        </w:r>
        <w:proofErr w:type="spellEnd"/>
        <w:r w:rsidRPr="001D0642">
          <w:rPr>
            <w:rFonts w:ascii="Consolas" w:hAnsi="Consolas" w:cs="Consolas"/>
            <w:sz w:val="18"/>
            <w:szCs w:val="18"/>
          </w:rPr>
          <w:t xml:space="preserve">                  |</w:t>
        </w:r>
      </w:ins>
    </w:p>
    <w:p w:rsidR="001D0642" w:rsidRPr="001D0642" w:rsidRDefault="001D0642" w:rsidP="001D064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590" w:author="Carolina Fajardo" w:date="2014-11-20T10:34:00Z"/>
          <w:rFonts w:ascii="Consolas" w:hAnsi="Consolas" w:cs="Consolas"/>
          <w:sz w:val="18"/>
          <w:szCs w:val="18"/>
        </w:rPr>
      </w:pPr>
      <w:ins w:id="591" w:author="Carolina Fajardo" w:date="2014-11-20T10:34:00Z">
        <w:r w:rsidRPr="001D0642">
          <w:rPr>
            <w:rFonts w:ascii="Consolas" w:hAnsi="Consolas" w:cs="Consolas"/>
            <w:sz w:val="18"/>
            <w:szCs w:val="18"/>
          </w:rPr>
          <w:t xml:space="preserve">| </w:t>
        </w:r>
        <w:proofErr w:type="spellStart"/>
        <w:r w:rsidRPr="001D0642">
          <w:rPr>
            <w:rFonts w:ascii="Consolas" w:hAnsi="Consolas" w:cs="Consolas"/>
            <w:sz w:val="18"/>
            <w:szCs w:val="18"/>
          </w:rPr>
          <w:t>stra_razones_rechazo</w:t>
        </w:r>
        <w:proofErr w:type="spellEnd"/>
        <w:r w:rsidRPr="001D0642">
          <w:rPr>
            <w:rFonts w:ascii="Consolas" w:hAnsi="Consolas" w:cs="Consolas"/>
            <w:sz w:val="18"/>
            <w:szCs w:val="18"/>
          </w:rPr>
          <w:t xml:space="preserve">               |</w:t>
        </w:r>
      </w:ins>
    </w:p>
    <w:p w:rsidR="001D0642" w:rsidRPr="001D0642" w:rsidRDefault="001D0642" w:rsidP="001D064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592" w:author="Carolina Fajardo" w:date="2014-11-20T10:34:00Z"/>
          <w:rFonts w:ascii="Consolas" w:hAnsi="Consolas" w:cs="Consolas"/>
          <w:sz w:val="18"/>
          <w:szCs w:val="18"/>
        </w:rPr>
      </w:pPr>
      <w:ins w:id="593" w:author="Carolina Fajardo" w:date="2014-11-20T10:34:00Z">
        <w:r w:rsidRPr="001D0642">
          <w:rPr>
            <w:rFonts w:ascii="Consolas" w:hAnsi="Consolas" w:cs="Consolas"/>
            <w:sz w:val="18"/>
            <w:szCs w:val="18"/>
          </w:rPr>
          <w:t xml:space="preserve">| </w:t>
        </w:r>
        <w:proofErr w:type="spellStart"/>
        <w:r w:rsidRPr="001D0642">
          <w:rPr>
            <w:rFonts w:ascii="Consolas" w:hAnsi="Consolas" w:cs="Consolas"/>
            <w:sz w:val="18"/>
            <w:szCs w:val="18"/>
          </w:rPr>
          <w:t>stra_regiones</w:t>
        </w:r>
        <w:proofErr w:type="spellEnd"/>
        <w:r w:rsidRPr="001D0642">
          <w:rPr>
            <w:rFonts w:ascii="Consolas" w:hAnsi="Consolas" w:cs="Consolas"/>
            <w:sz w:val="18"/>
            <w:szCs w:val="18"/>
          </w:rPr>
          <w:t xml:space="preserve">                      |</w:t>
        </w:r>
      </w:ins>
    </w:p>
    <w:p w:rsidR="001D0642" w:rsidRPr="001D0642" w:rsidRDefault="001D0642" w:rsidP="001D064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594" w:author="Carolina Fajardo" w:date="2014-11-20T10:34:00Z"/>
          <w:rFonts w:ascii="Consolas" w:hAnsi="Consolas" w:cs="Consolas"/>
          <w:sz w:val="18"/>
          <w:szCs w:val="18"/>
        </w:rPr>
      </w:pPr>
      <w:ins w:id="595" w:author="Carolina Fajardo" w:date="2014-11-20T10:34:00Z">
        <w:r w:rsidRPr="001D0642">
          <w:rPr>
            <w:rFonts w:ascii="Consolas" w:hAnsi="Consolas" w:cs="Consolas"/>
            <w:sz w:val="18"/>
            <w:szCs w:val="18"/>
          </w:rPr>
          <w:t xml:space="preserve">| </w:t>
        </w:r>
        <w:proofErr w:type="spellStart"/>
        <w:r w:rsidRPr="001D0642">
          <w:rPr>
            <w:rFonts w:ascii="Consolas" w:hAnsi="Consolas" w:cs="Consolas"/>
            <w:sz w:val="18"/>
            <w:szCs w:val="18"/>
          </w:rPr>
          <w:t>stra_regiones_listado</w:t>
        </w:r>
        <w:proofErr w:type="spellEnd"/>
        <w:r w:rsidRPr="001D0642">
          <w:rPr>
            <w:rFonts w:ascii="Consolas" w:hAnsi="Consolas" w:cs="Consolas"/>
            <w:sz w:val="18"/>
            <w:szCs w:val="18"/>
          </w:rPr>
          <w:t xml:space="preserve">              |</w:t>
        </w:r>
      </w:ins>
    </w:p>
    <w:p w:rsidR="001D0642" w:rsidRPr="00B61FC3" w:rsidRDefault="001D0642" w:rsidP="001D064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596" w:author="Carolina Fajardo" w:date="2014-11-20T10:34:00Z"/>
          <w:rFonts w:ascii="Consolas" w:hAnsi="Consolas" w:cs="Consolas"/>
          <w:sz w:val="18"/>
          <w:szCs w:val="18"/>
          <w:lang w:val="en-US"/>
        </w:rPr>
      </w:pPr>
      <w:ins w:id="597" w:author="Carolina Fajardo" w:date="2014-11-20T10:34:00Z">
        <w:r w:rsidRPr="00B61FC3">
          <w:rPr>
            <w:rFonts w:ascii="Consolas" w:hAnsi="Consolas" w:cs="Consolas"/>
            <w:sz w:val="18"/>
            <w:szCs w:val="18"/>
            <w:lang w:val="en-US"/>
          </w:rPr>
          <w:t xml:space="preserve">| </w:t>
        </w:r>
        <w:proofErr w:type="spellStart"/>
        <w:r w:rsidRPr="00B61FC3">
          <w:rPr>
            <w:rFonts w:ascii="Consolas" w:hAnsi="Consolas" w:cs="Consolas"/>
            <w:sz w:val="18"/>
            <w:szCs w:val="18"/>
            <w:lang w:val="en-US"/>
          </w:rPr>
          <w:t>stra_rutas</w:t>
        </w:r>
        <w:proofErr w:type="spellEnd"/>
        <w:r w:rsidRPr="00B61FC3">
          <w:rPr>
            <w:rFonts w:ascii="Consolas" w:hAnsi="Consolas" w:cs="Consolas"/>
            <w:sz w:val="18"/>
            <w:szCs w:val="18"/>
            <w:lang w:val="en-US"/>
          </w:rPr>
          <w:t xml:space="preserve">                         |</w:t>
        </w:r>
      </w:ins>
    </w:p>
    <w:p w:rsidR="001D0642" w:rsidRPr="00B61FC3" w:rsidRDefault="001D0642" w:rsidP="001D064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598" w:author="Carolina Fajardo" w:date="2014-11-20T10:34:00Z"/>
          <w:rFonts w:ascii="Consolas" w:hAnsi="Consolas" w:cs="Consolas"/>
          <w:sz w:val="18"/>
          <w:szCs w:val="18"/>
          <w:lang w:val="en-US"/>
        </w:rPr>
      </w:pPr>
      <w:ins w:id="599" w:author="Carolina Fajardo" w:date="2014-11-20T10:34:00Z">
        <w:r w:rsidRPr="00B61FC3">
          <w:rPr>
            <w:rFonts w:ascii="Consolas" w:hAnsi="Consolas" w:cs="Consolas"/>
            <w:sz w:val="18"/>
            <w:szCs w:val="18"/>
            <w:lang w:val="en-US"/>
          </w:rPr>
          <w:t xml:space="preserve">| </w:t>
        </w:r>
        <w:proofErr w:type="spellStart"/>
        <w:r w:rsidRPr="00B61FC3">
          <w:rPr>
            <w:rFonts w:ascii="Consolas" w:hAnsi="Consolas" w:cs="Consolas"/>
            <w:sz w:val="18"/>
            <w:szCs w:val="18"/>
            <w:lang w:val="en-US"/>
          </w:rPr>
          <w:t>stra_usuarios</w:t>
        </w:r>
        <w:proofErr w:type="spellEnd"/>
        <w:r w:rsidRPr="00B61FC3">
          <w:rPr>
            <w:rFonts w:ascii="Consolas" w:hAnsi="Consolas" w:cs="Consolas"/>
            <w:sz w:val="18"/>
            <w:szCs w:val="18"/>
            <w:lang w:val="en-US"/>
          </w:rPr>
          <w:t xml:space="preserve">                      |</w:t>
        </w:r>
      </w:ins>
    </w:p>
    <w:p w:rsidR="001D0642" w:rsidRPr="00B61FC3" w:rsidRDefault="001D0642" w:rsidP="001D064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600" w:author="Carolina Fajardo" w:date="2014-11-20T10:34:00Z"/>
          <w:rFonts w:ascii="Consolas" w:hAnsi="Consolas" w:cs="Consolas"/>
          <w:sz w:val="18"/>
          <w:szCs w:val="18"/>
          <w:lang w:val="en-US"/>
        </w:rPr>
      </w:pPr>
      <w:ins w:id="601" w:author="Carolina Fajardo" w:date="2014-11-20T10:34:00Z">
        <w:r w:rsidRPr="00B61FC3">
          <w:rPr>
            <w:rFonts w:ascii="Consolas" w:hAnsi="Consolas" w:cs="Consolas"/>
            <w:sz w:val="18"/>
            <w:szCs w:val="18"/>
            <w:lang w:val="en-US"/>
          </w:rPr>
          <w:t>+------------------------------------+</w:t>
        </w:r>
      </w:ins>
    </w:p>
    <w:p w:rsidR="001D0642" w:rsidRPr="00B61FC3" w:rsidRDefault="001D0642" w:rsidP="001D064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ins w:id="602" w:author="Carolina Fajardo" w:date="2014-11-20T10:34:00Z"/>
          <w:rFonts w:ascii="Consolas" w:hAnsi="Consolas" w:cs="Consolas"/>
          <w:sz w:val="18"/>
          <w:szCs w:val="18"/>
          <w:lang w:val="en-US"/>
        </w:rPr>
      </w:pPr>
      <w:ins w:id="603" w:author="Carolina Fajardo" w:date="2014-11-20T10:34:00Z">
        <w:r w:rsidRPr="00B61FC3">
          <w:rPr>
            <w:rFonts w:ascii="Consolas" w:hAnsi="Consolas" w:cs="Consolas"/>
            <w:sz w:val="18"/>
            <w:szCs w:val="18"/>
            <w:lang w:val="en-US"/>
          </w:rPr>
          <w:t>22 rows in set (0.00 sec)</w:t>
        </w:r>
      </w:ins>
    </w:p>
    <w:p w:rsidR="001D0642" w:rsidRPr="00B61FC3" w:rsidRDefault="001D0642" w:rsidP="00DF55F8">
      <w:pPr>
        <w:pStyle w:val="GELParrafo"/>
        <w:rPr>
          <w:ins w:id="604" w:author="Carolina Fajardo" w:date="2014-11-20T10:34:00Z"/>
          <w:lang w:val="en-US"/>
        </w:rPr>
      </w:pPr>
    </w:p>
    <w:p w:rsidR="00F66053" w:rsidRDefault="001D0642" w:rsidP="00DF55F8">
      <w:pPr>
        <w:pStyle w:val="GELParrafo"/>
      </w:pPr>
      <w:ins w:id="605" w:author="Carolina Fajardo" w:date="2014-11-20T10:34:00Z">
        <w:r>
          <w:t>Realizar una p</w:t>
        </w:r>
        <w:r w:rsidR="00F66053" w:rsidRPr="00F8534D">
          <w:t>rueba</w:t>
        </w:r>
      </w:ins>
      <w:r w:rsidR="00F66053" w:rsidRPr="00F8534D">
        <w:t xml:space="preserve"> de conexión desde el servidor </w:t>
      </w:r>
      <w:r w:rsidR="003C13B5" w:rsidRPr="003C13B5">
        <w:t>presentación</w:t>
      </w:r>
      <w:r w:rsidR="003C13B5">
        <w:t>,</w:t>
      </w:r>
      <w:r>
        <w:t xml:space="preserve"> </w:t>
      </w:r>
      <w:del w:id="606" w:author="Carolina Fajardo" w:date="2014-11-20T10:34:00Z">
        <w:r w:rsidR="003C13B5" w:rsidRPr="00F8534D">
          <w:delText>Por</w:delText>
        </w:r>
      </w:del>
      <w:ins w:id="607" w:author="Carolina Fajardo" w:date="2014-11-20T10:34:00Z">
        <w:r>
          <w:t>p</w:t>
        </w:r>
        <w:r w:rsidR="003C13B5" w:rsidRPr="00F8534D">
          <w:t>or</w:t>
        </w:r>
      </w:ins>
      <w:r w:rsidR="003C13B5" w:rsidRPr="00DF55F8">
        <w:t xml:space="preserve"> favor realice pruebas de conexión con el usuario </w:t>
      </w:r>
      <w:r w:rsidR="008363A2">
        <w:t>“</w:t>
      </w:r>
      <w:proofErr w:type="spellStart"/>
      <w:r w:rsidR="003C13B5" w:rsidRPr="00DF55F8">
        <w:t>movilesus</w:t>
      </w:r>
      <w:proofErr w:type="spellEnd"/>
      <w:r w:rsidR="008363A2">
        <w:t>”</w:t>
      </w:r>
      <w:r w:rsidR="003C13B5" w:rsidRPr="00DF55F8">
        <w:t xml:space="preserve"> que acaba de crear</w:t>
      </w:r>
    </w:p>
    <w:p w:rsidR="00F66053" w:rsidRDefault="00F66053" w:rsidP="00F66053">
      <w:pPr>
        <w:pStyle w:val="GELParrafo"/>
        <w:rPr>
          <w:lang w:val="es-CO"/>
        </w:rPr>
      </w:pPr>
      <w:r w:rsidRPr="00F63639">
        <w:rPr>
          <w:lang w:val="es-CO"/>
        </w:rPr>
        <w:t>De presentar error verifique acceso al puerto 3306, así como permisos de ingreso del equipo desde donde realiza las pruebas a la base de datos</w:t>
      </w:r>
      <w:r w:rsidR="00493E33">
        <w:rPr>
          <w:lang w:val="es-CO"/>
        </w:rPr>
        <w:t>.</w:t>
      </w:r>
    </w:p>
    <w:p w:rsidR="00F66053" w:rsidRPr="00F66053" w:rsidRDefault="00F66053">
      <w:pPr>
        <w:pStyle w:val="GELParrafo"/>
        <w:rPr>
          <w:lang w:val="es-CO"/>
        </w:rPr>
      </w:pPr>
    </w:p>
    <w:p w:rsidR="009F747A" w:rsidRDefault="009F747A" w:rsidP="008721F9">
      <w:pPr>
        <w:pStyle w:val="GELTtulo1"/>
      </w:pPr>
      <w:bookmarkStart w:id="608" w:name="_Toc404584794"/>
      <w:r>
        <w:lastRenderedPageBreak/>
        <w:t>INSTALACIÓN DE LA APLICACIÓN</w:t>
      </w:r>
      <w:bookmarkEnd w:id="608"/>
    </w:p>
    <w:p w:rsidR="009F747A" w:rsidRPr="00621793" w:rsidRDefault="009F747A" w:rsidP="009F747A">
      <w:pPr>
        <w:pStyle w:val="GELParrafo"/>
        <w:keepNext/>
        <w:framePr w:dropCap="drop" w:lines="3" w:wrap="around" w:vAnchor="text" w:hAnchor="text"/>
        <w:spacing w:before="0" w:line="827" w:lineRule="exact"/>
        <w:textAlignment w:val="baseline"/>
        <w:rPr>
          <w:rFonts w:cs="Arial"/>
          <w:position w:val="-10"/>
          <w:sz w:val="100"/>
        </w:rPr>
      </w:pPr>
      <w:r w:rsidRPr="00621793">
        <w:rPr>
          <w:rFonts w:cs="Arial"/>
          <w:position w:val="-10"/>
          <w:sz w:val="100"/>
        </w:rPr>
        <w:t>S</w:t>
      </w:r>
    </w:p>
    <w:p w:rsidR="00621793" w:rsidRPr="00621793" w:rsidRDefault="00621793" w:rsidP="00621793">
      <w:pPr>
        <w:pStyle w:val="GELParrafo"/>
      </w:pPr>
      <w:r w:rsidRPr="00621793">
        <w:t xml:space="preserve">e indica el proceso de instalación y la parametrización que se debe realizar. Elefantes </w:t>
      </w:r>
      <w:r w:rsidR="00CA3798">
        <w:t>B</w:t>
      </w:r>
      <w:r w:rsidRPr="00621793">
        <w:t xml:space="preserve">lancos </w:t>
      </w:r>
      <w:r w:rsidR="002C5281">
        <w:t>Web</w:t>
      </w:r>
      <w:r w:rsidR="002C5281" w:rsidRPr="00621793">
        <w:t xml:space="preserve"> </w:t>
      </w:r>
      <w:r w:rsidRPr="00621793">
        <w:t>y Servicio</w:t>
      </w:r>
      <w:r w:rsidR="002C5281">
        <w:t>s.</w:t>
      </w:r>
    </w:p>
    <w:p w:rsidR="00621793" w:rsidRPr="00621793" w:rsidRDefault="00621793" w:rsidP="00621793">
      <w:pPr>
        <w:pStyle w:val="GELParrafo"/>
      </w:pPr>
    </w:p>
    <w:p w:rsidR="00621793" w:rsidRPr="00621793" w:rsidRDefault="00621793" w:rsidP="00621793">
      <w:pPr>
        <w:pStyle w:val="GELTtulo2"/>
      </w:pPr>
      <w:bookmarkStart w:id="609" w:name="_Toc404584795"/>
      <w:r w:rsidRPr="00621793">
        <w:t>INSTALACION DEL SERVIDOR DE LA CAPA DE APLICACIONES – ELEFANTES BLANCOS ADMINISTRADOR</w:t>
      </w:r>
      <w:bookmarkEnd w:id="609"/>
    </w:p>
    <w:p w:rsidR="00621793" w:rsidRPr="00621793" w:rsidRDefault="00621793" w:rsidP="00621793">
      <w:pPr>
        <w:pStyle w:val="GELTtulo3"/>
      </w:pPr>
      <w:bookmarkStart w:id="610" w:name="_Toc404584796"/>
      <w:r w:rsidRPr="00621793">
        <w:t>PRERREQUISITOS</w:t>
      </w:r>
      <w:bookmarkEnd w:id="610"/>
    </w:p>
    <w:p w:rsidR="00621793" w:rsidRPr="00621793" w:rsidRDefault="00621793" w:rsidP="00621793">
      <w:pPr>
        <w:pStyle w:val="GELParrafo"/>
      </w:pPr>
      <w:r w:rsidRPr="00621793">
        <w:t xml:space="preserve">Se  debe verificar que el sistema operativo es </w:t>
      </w:r>
      <w:r w:rsidR="001D0642">
        <w:t xml:space="preserve">Microsoft Windows Server 2008 </w:t>
      </w:r>
      <w:del w:id="611" w:author="Carolina Fajardo" w:date="2014-11-20T10:34:00Z">
        <w:r w:rsidRPr="00621793">
          <w:delText>Estandar</w:delText>
        </w:r>
      </w:del>
      <w:ins w:id="612" w:author="Carolina Fajardo" w:date="2014-11-20T10:34:00Z">
        <w:r w:rsidR="001D0642">
          <w:t>S</w:t>
        </w:r>
        <w:r w:rsidRPr="00621793">
          <w:t>tandar</w:t>
        </w:r>
        <w:r w:rsidR="001D0642">
          <w:t>d</w:t>
        </w:r>
      </w:ins>
      <w:r w:rsidRPr="00621793">
        <w:t xml:space="preserve"> </w:t>
      </w:r>
      <w:proofErr w:type="spellStart"/>
      <w:r w:rsidRPr="00621793">
        <w:t>Edition</w:t>
      </w:r>
      <w:proofErr w:type="spellEnd"/>
      <w:ins w:id="613" w:author="Carolina Fajardo" w:date="2014-11-20T10:34:00Z">
        <w:r w:rsidR="001D0642">
          <w:t xml:space="preserve"> o superior</w:t>
        </w:r>
      </w:ins>
      <w:r w:rsidRPr="00621793">
        <w:t>.</w:t>
      </w:r>
    </w:p>
    <w:p w:rsidR="00621793" w:rsidRPr="00621793" w:rsidRDefault="00621793" w:rsidP="00621793">
      <w:pPr>
        <w:pStyle w:val="GELParrafo"/>
      </w:pPr>
    </w:p>
    <w:p w:rsidR="00B7220C" w:rsidRPr="005C632C" w:rsidRDefault="00621793" w:rsidP="009F747A">
      <w:pPr>
        <w:pStyle w:val="GELParrafo"/>
      </w:pPr>
      <w:r w:rsidRPr="005C632C">
        <w:rPr>
          <w:noProof/>
          <w:lang w:val="es-CO" w:eastAsia="es-CO"/>
        </w:rPr>
        <w:drawing>
          <wp:inline distT="0" distB="0" distL="0" distR="0" wp14:anchorId="4C640880" wp14:editId="34A6F6DC">
            <wp:extent cx="5610225" cy="1895475"/>
            <wp:effectExtent l="19050" t="19050" r="9525" b="285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3400" cy="1896548"/>
                    </a:xfrm>
                    <a:prstGeom prst="rect">
                      <a:avLst/>
                    </a:prstGeom>
                    <a:noFill/>
                    <a:ln>
                      <a:solidFill>
                        <a:schemeClr val="tx1"/>
                      </a:solidFill>
                    </a:ln>
                  </pic:spPr>
                </pic:pic>
              </a:graphicData>
            </a:graphic>
          </wp:inline>
        </w:drawing>
      </w:r>
    </w:p>
    <w:p w:rsidR="00FB48D8" w:rsidRPr="003B3433" w:rsidRDefault="00FB48D8" w:rsidP="00FB48D8">
      <w:pPr>
        <w:pStyle w:val="Epgrafe"/>
        <w:jc w:val="center"/>
        <w:rPr>
          <w:rFonts w:ascii="Arial" w:hAnsi="Arial" w:cs="Arial"/>
          <w:i/>
          <w:sz w:val="20"/>
          <w:szCs w:val="20"/>
        </w:rPr>
      </w:pPr>
      <w:bookmarkStart w:id="614" w:name="_Toc404584824"/>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3</w:t>
      </w:r>
      <w:r w:rsidRPr="003B3433">
        <w:rPr>
          <w:rFonts w:ascii="Arial" w:hAnsi="Arial" w:cs="Arial"/>
          <w:i/>
          <w:color w:val="auto"/>
          <w:sz w:val="20"/>
          <w:szCs w:val="20"/>
        </w:rPr>
        <w:fldChar w:fldCharType="end"/>
      </w:r>
      <w:r>
        <w:rPr>
          <w:rFonts w:ascii="Arial" w:hAnsi="Arial" w:cs="Arial"/>
          <w:i/>
          <w:color w:val="auto"/>
          <w:sz w:val="20"/>
          <w:szCs w:val="20"/>
        </w:rPr>
        <w:t>. Sistema Operativo</w:t>
      </w:r>
      <w:bookmarkEnd w:id="614"/>
    </w:p>
    <w:p w:rsidR="00B7220C" w:rsidRPr="005C632C" w:rsidRDefault="00B7220C" w:rsidP="009F747A">
      <w:pPr>
        <w:pStyle w:val="GELParrafo"/>
      </w:pPr>
    </w:p>
    <w:p w:rsidR="00621793" w:rsidRPr="005C632C" w:rsidRDefault="00621793" w:rsidP="005C632C">
      <w:pPr>
        <w:pStyle w:val="GELTtulo3"/>
      </w:pPr>
      <w:bookmarkStart w:id="615" w:name="_Toc404584797"/>
      <w:r w:rsidRPr="005C632C">
        <w:t>INSTALACION DEL SERVIDOR WEB IIS</w:t>
      </w:r>
      <w:bookmarkEnd w:id="615"/>
    </w:p>
    <w:p w:rsidR="00621793" w:rsidRPr="005C632C" w:rsidRDefault="00621793" w:rsidP="00621793">
      <w:pPr>
        <w:pStyle w:val="GELParrafo"/>
      </w:pPr>
      <w:r w:rsidRPr="005C632C">
        <w:t>El servidor web se debe instalar con los siguientes pasos:</w:t>
      </w:r>
    </w:p>
    <w:p w:rsidR="00621793" w:rsidRDefault="00621793" w:rsidP="005C632C">
      <w:pPr>
        <w:pStyle w:val="GELParrafo"/>
        <w:numPr>
          <w:ilvl w:val="0"/>
          <w:numId w:val="11"/>
        </w:numPr>
      </w:pPr>
      <w:r w:rsidRPr="005C632C">
        <w:lastRenderedPageBreak/>
        <w:t xml:space="preserve">Ir al </w:t>
      </w:r>
      <w:r w:rsidR="0041456D">
        <w:t>P</w:t>
      </w:r>
      <w:r w:rsidRPr="005C632C">
        <w:t xml:space="preserve">anel de </w:t>
      </w:r>
      <w:r w:rsidR="0041456D">
        <w:t>C</w:t>
      </w:r>
      <w:r w:rsidRPr="005C632C">
        <w:t>ontrol y hacer clic en la opción de Programas</w:t>
      </w:r>
    </w:p>
    <w:p w:rsidR="005C632C" w:rsidRDefault="005C632C" w:rsidP="005C632C">
      <w:pPr>
        <w:pStyle w:val="GELParrafo"/>
      </w:pPr>
    </w:p>
    <w:p w:rsidR="005C632C" w:rsidRDefault="005C632C" w:rsidP="005C632C">
      <w:pPr>
        <w:pStyle w:val="GELParrafo"/>
      </w:pPr>
    </w:p>
    <w:p w:rsidR="005C632C" w:rsidRPr="005C632C" w:rsidRDefault="005C632C" w:rsidP="005C632C">
      <w:pPr>
        <w:pStyle w:val="GELParrafo"/>
      </w:pPr>
      <w:r>
        <w:rPr>
          <w:noProof/>
          <w:lang w:val="es-CO" w:eastAsia="es-CO"/>
        </w:rPr>
        <w:drawing>
          <wp:inline distT="0" distB="0" distL="0" distR="0" wp14:anchorId="2C257725" wp14:editId="34589125">
            <wp:extent cx="5086887" cy="2806777"/>
            <wp:effectExtent l="19050" t="19050" r="19050" b="1270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6988" cy="2806833"/>
                    </a:xfrm>
                    <a:prstGeom prst="rect">
                      <a:avLst/>
                    </a:prstGeom>
                    <a:noFill/>
                    <a:ln>
                      <a:solidFill>
                        <a:schemeClr val="tx1"/>
                      </a:solidFill>
                    </a:ln>
                  </pic:spPr>
                </pic:pic>
              </a:graphicData>
            </a:graphic>
          </wp:inline>
        </w:drawing>
      </w:r>
    </w:p>
    <w:p w:rsidR="00FB48D8" w:rsidRPr="003B3433" w:rsidRDefault="00FB48D8" w:rsidP="00FB48D8">
      <w:pPr>
        <w:pStyle w:val="Epgrafe"/>
        <w:jc w:val="center"/>
        <w:rPr>
          <w:rFonts w:ascii="Arial" w:hAnsi="Arial" w:cs="Arial"/>
          <w:i/>
          <w:sz w:val="20"/>
          <w:szCs w:val="20"/>
        </w:rPr>
      </w:pPr>
      <w:r>
        <w:t xml:space="preserve"> </w:t>
      </w:r>
      <w:bookmarkStart w:id="616" w:name="_Toc404584825"/>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4</w:t>
      </w:r>
      <w:r w:rsidRPr="003B3433">
        <w:rPr>
          <w:rFonts w:ascii="Arial" w:hAnsi="Arial" w:cs="Arial"/>
          <w:i/>
          <w:color w:val="auto"/>
          <w:sz w:val="20"/>
          <w:szCs w:val="20"/>
        </w:rPr>
        <w:fldChar w:fldCharType="end"/>
      </w:r>
      <w:r>
        <w:rPr>
          <w:rFonts w:ascii="Arial" w:hAnsi="Arial" w:cs="Arial"/>
          <w:i/>
          <w:color w:val="auto"/>
          <w:sz w:val="20"/>
          <w:szCs w:val="20"/>
        </w:rPr>
        <w:t>. Panel de Control</w:t>
      </w:r>
      <w:bookmarkEnd w:id="616"/>
    </w:p>
    <w:p w:rsidR="00621793" w:rsidRDefault="00621793" w:rsidP="009F747A">
      <w:pPr>
        <w:pStyle w:val="GELParrafo"/>
      </w:pPr>
    </w:p>
    <w:p w:rsidR="005C632C" w:rsidRDefault="005C632C" w:rsidP="009F747A">
      <w:pPr>
        <w:pStyle w:val="GELParrafo"/>
      </w:pPr>
    </w:p>
    <w:p w:rsidR="005C632C" w:rsidRDefault="005C632C" w:rsidP="005C632C">
      <w:pPr>
        <w:pStyle w:val="GELParrafo"/>
        <w:numPr>
          <w:ilvl w:val="0"/>
          <w:numId w:val="11"/>
        </w:numPr>
      </w:pPr>
      <w:r w:rsidRPr="005C632C">
        <w:t>Luego hacemos clic en programas y características</w:t>
      </w:r>
    </w:p>
    <w:p w:rsidR="005C632C" w:rsidRPr="005C632C" w:rsidRDefault="005C632C" w:rsidP="005C632C">
      <w:pPr>
        <w:pStyle w:val="GELParrafo"/>
      </w:pPr>
      <w:r>
        <w:rPr>
          <w:noProof/>
          <w:lang w:val="es-CO" w:eastAsia="es-CO"/>
        </w:rPr>
        <w:drawing>
          <wp:inline distT="0" distB="0" distL="0" distR="0" wp14:anchorId="44C515F4" wp14:editId="57E7FF7D">
            <wp:extent cx="5358457" cy="2504654"/>
            <wp:effectExtent l="19050" t="19050" r="13970" b="1016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8246" cy="2504555"/>
                    </a:xfrm>
                    <a:prstGeom prst="rect">
                      <a:avLst/>
                    </a:prstGeom>
                    <a:noFill/>
                    <a:ln>
                      <a:solidFill>
                        <a:schemeClr val="tx1"/>
                      </a:solidFill>
                    </a:ln>
                  </pic:spPr>
                </pic:pic>
              </a:graphicData>
            </a:graphic>
          </wp:inline>
        </w:drawing>
      </w:r>
    </w:p>
    <w:p w:rsidR="00FB48D8" w:rsidRPr="003B3433" w:rsidRDefault="00FB48D8" w:rsidP="00FB48D8">
      <w:pPr>
        <w:pStyle w:val="Epgrafe"/>
        <w:jc w:val="center"/>
        <w:rPr>
          <w:rFonts w:ascii="Arial" w:hAnsi="Arial" w:cs="Arial"/>
          <w:i/>
          <w:sz w:val="20"/>
          <w:szCs w:val="20"/>
        </w:rPr>
      </w:pPr>
      <w:r>
        <w:t xml:space="preserve"> </w:t>
      </w:r>
      <w:bookmarkStart w:id="617" w:name="_Toc404584826"/>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5</w:t>
      </w:r>
      <w:r w:rsidRPr="003B3433">
        <w:rPr>
          <w:rFonts w:ascii="Arial" w:hAnsi="Arial" w:cs="Arial"/>
          <w:i/>
          <w:color w:val="auto"/>
          <w:sz w:val="20"/>
          <w:szCs w:val="20"/>
        </w:rPr>
        <w:fldChar w:fldCharType="end"/>
      </w:r>
      <w:r>
        <w:rPr>
          <w:rFonts w:ascii="Arial" w:hAnsi="Arial" w:cs="Arial"/>
          <w:i/>
          <w:color w:val="auto"/>
          <w:sz w:val="20"/>
          <w:szCs w:val="20"/>
        </w:rPr>
        <w:t>. Programas</w:t>
      </w:r>
      <w:bookmarkEnd w:id="617"/>
    </w:p>
    <w:p w:rsidR="00621793" w:rsidRDefault="00621793" w:rsidP="009F747A">
      <w:pPr>
        <w:pStyle w:val="GELParrafo"/>
      </w:pPr>
    </w:p>
    <w:p w:rsidR="005C632C" w:rsidRDefault="005C632C" w:rsidP="009F747A">
      <w:pPr>
        <w:pStyle w:val="GELParrafo"/>
      </w:pPr>
    </w:p>
    <w:p w:rsidR="005C632C" w:rsidRDefault="005C632C" w:rsidP="005C632C">
      <w:pPr>
        <w:pStyle w:val="GELParrafo"/>
        <w:numPr>
          <w:ilvl w:val="0"/>
          <w:numId w:val="11"/>
        </w:numPr>
      </w:pPr>
      <w:r>
        <w:t>L</w:t>
      </w:r>
      <w:r w:rsidRPr="005C632C">
        <w:t>uego escogemos la opción de activar o desactivar las características de Windows.</w:t>
      </w:r>
    </w:p>
    <w:p w:rsidR="005C632C" w:rsidRDefault="005C632C" w:rsidP="005C632C">
      <w:pPr>
        <w:pStyle w:val="GELParrafo"/>
        <w:jc w:val="center"/>
      </w:pPr>
      <w:r>
        <w:rPr>
          <w:noProof/>
          <w:lang w:val="es-CO" w:eastAsia="es-CO"/>
        </w:rPr>
        <w:drawing>
          <wp:inline distT="0" distB="0" distL="0" distR="0" wp14:anchorId="7A41540B" wp14:editId="374230F1">
            <wp:extent cx="4445663" cy="2059388"/>
            <wp:effectExtent l="19050" t="19050" r="12065" b="171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6087" cy="2059584"/>
                    </a:xfrm>
                    <a:prstGeom prst="rect">
                      <a:avLst/>
                    </a:prstGeom>
                    <a:noFill/>
                    <a:ln>
                      <a:solidFill>
                        <a:schemeClr val="tx1"/>
                      </a:solidFill>
                    </a:ln>
                  </pic:spPr>
                </pic:pic>
              </a:graphicData>
            </a:graphic>
          </wp:inline>
        </w:drawing>
      </w:r>
    </w:p>
    <w:p w:rsidR="00FB48D8" w:rsidRPr="003B3433" w:rsidRDefault="00FB48D8" w:rsidP="00FB48D8">
      <w:pPr>
        <w:pStyle w:val="Epgrafe"/>
        <w:jc w:val="center"/>
        <w:rPr>
          <w:rFonts w:ascii="Arial" w:hAnsi="Arial" w:cs="Arial"/>
          <w:i/>
          <w:sz w:val="20"/>
          <w:szCs w:val="20"/>
        </w:rPr>
      </w:pPr>
      <w:bookmarkStart w:id="618" w:name="_Toc404584827"/>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6</w:t>
      </w:r>
      <w:r w:rsidRPr="003B3433">
        <w:rPr>
          <w:rFonts w:ascii="Arial" w:hAnsi="Arial" w:cs="Arial"/>
          <w:i/>
          <w:color w:val="auto"/>
          <w:sz w:val="20"/>
          <w:szCs w:val="20"/>
        </w:rPr>
        <w:fldChar w:fldCharType="end"/>
      </w:r>
      <w:r>
        <w:rPr>
          <w:rFonts w:ascii="Arial" w:hAnsi="Arial" w:cs="Arial"/>
          <w:i/>
          <w:color w:val="auto"/>
          <w:sz w:val="20"/>
          <w:szCs w:val="20"/>
        </w:rPr>
        <w:t>. Programas y Características</w:t>
      </w:r>
      <w:bookmarkEnd w:id="618"/>
    </w:p>
    <w:p w:rsidR="005C632C" w:rsidRDefault="005C632C" w:rsidP="005C632C">
      <w:pPr>
        <w:pStyle w:val="GELParrafo"/>
      </w:pPr>
    </w:p>
    <w:p w:rsidR="005C632C" w:rsidRDefault="005C632C" w:rsidP="005C632C">
      <w:pPr>
        <w:pStyle w:val="GELParrafo"/>
      </w:pPr>
    </w:p>
    <w:p w:rsidR="005C632C" w:rsidRDefault="005C632C" w:rsidP="005C632C">
      <w:pPr>
        <w:pStyle w:val="GELParrafo"/>
        <w:numPr>
          <w:ilvl w:val="0"/>
          <w:numId w:val="11"/>
        </w:numPr>
      </w:pPr>
      <w:r w:rsidRPr="005C632C">
        <w:t xml:space="preserve">Luego nos aparecerá una nueva ventana llamada </w:t>
      </w:r>
      <w:r w:rsidR="00CA3798">
        <w:t>“</w:t>
      </w:r>
      <w:r w:rsidRPr="005C632C">
        <w:t>Administrador del servidor</w:t>
      </w:r>
      <w:r w:rsidR="00CA3798">
        <w:t>”</w:t>
      </w:r>
    </w:p>
    <w:p w:rsidR="005C632C" w:rsidRDefault="005C632C" w:rsidP="005C632C">
      <w:pPr>
        <w:pStyle w:val="GELParrafo"/>
      </w:pPr>
    </w:p>
    <w:p w:rsidR="005C632C" w:rsidRPr="005C632C" w:rsidRDefault="005C632C" w:rsidP="007326BB">
      <w:pPr>
        <w:pStyle w:val="GELParrafo"/>
        <w:jc w:val="center"/>
      </w:pPr>
      <w:r>
        <w:rPr>
          <w:noProof/>
          <w:lang w:val="es-CO" w:eastAsia="es-CO"/>
        </w:rPr>
        <w:drawing>
          <wp:inline distT="0" distB="0" distL="0" distR="0" wp14:anchorId="13CD4C99" wp14:editId="46004467">
            <wp:extent cx="4891994" cy="1970540"/>
            <wp:effectExtent l="19050" t="19050" r="23495" b="1079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4978" cy="1971742"/>
                    </a:xfrm>
                    <a:prstGeom prst="rect">
                      <a:avLst/>
                    </a:prstGeom>
                    <a:noFill/>
                    <a:ln>
                      <a:solidFill>
                        <a:schemeClr val="tx1"/>
                      </a:solidFill>
                    </a:ln>
                  </pic:spPr>
                </pic:pic>
              </a:graphicData>
            </a:graphic>
          </wp:inline>
        </w:drawing>
      </w:r>
    </w:p>
    <w:p w:rsidR="007326BB" w:rsidRPr="003B3433" w:rsidRDefault="007326BB" w:rsidP="007326BB">
      <w:pPr>
        <w:pStyle w:val="Epgrafe"/>
        <w:jc w:val="center"/>
        <w:rPr>
          <w:rFonts w:ascii="Arial" w:hAnsi="Arial" w:cs="Arial"/>
          <w:i/>
          <w:sz w:val="20"/>
          <w:szCs w:val="20"/>
        </w:rPr>
      </w:pPr>
      <w:bookmarkStart w:id="619" w:name="_Toc404584828"/>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7</w:t>
      </w:r>
      <w:r w:rsidRPr="003B3433">
        <w:rPr>
          <w:rFonts w:ascii="Arial" w:hAnsi="Arial" w:cs="Arial"/>
          <w:i/>
          <w:color w:val="auto"/>
          <w:sz w:val="20"/>
          <w:szCs w:val="20"/>
        </w:rPr>
        <w:fldChar w:fldCharType="end"/>
      </w:r>
      <w:r>
        <w:rPr>
          <w:rFonts w:ascii="Arial" w:hAnsi="Arial" w:cs="Arial"/>
          <w:i/>
          <w:color w:val="auto"/>
          <w:sz w:val="20"/>
          <w:szCs w:val="20"/>
        </w:rPr>
        <w:t>. Administrador del Servidor</w:t>
      </w:r>
      <w:bookmarkEnd w:id="619"/>
    </w:p>
    <w:p w:rsidR="00621793" w:rsidRDefault="00621793" w:rsidP="009F747A">
      <w:pPr>
        <w:pStyle w:val="GELParrafo"/>
      </w:pPr>
    </w:p>
    <w:p w:rsidR="005C632C" w:rsidRDefault="005C632C" w:rsidP="009F747A">
      <w:pPr>
        <w:pStyle w:val="GELParrafo"/>
      </w:pPr>
    </w:p>
    <w:p w:rsidR="005C632C" w:rsidRDefault="005C632C" w:rsidP="005C632C">
      <w:pPr>
        <w:pStyle w:val="GELParrafo"/>
        <w:numPr>
          <w:ilvl w:val="0"/>
          <w:numId w:val="11"/>
        </w:numPr>
      </w:pPr>
      <w:r w:rsidRPr="005C632C">
        <w:lastRenderedPageBreak/>
        <w:t>Hacemos clic en la opción de Roles, que se encuentr</w:t>
      </w:r>
      <w:r>
        <w:t>a ubicado en el panel izquierdo.</w:t>
      </w:r>
    </w:p>
    <w:p w:rsidR="005C632C" w:rsidRDefault="005C632C" w:rsidP="005C632C">
      <w:pPr>
        <w:pStyle w:val="GELParrafo"/>
      </w:pPr>
    </w:p>
    <w:p w:rsidR="005C632C" w:rsidRPr="005C632C" w:rsidRDefault="005C632C" w:rsidP="007326BB">
      <w:pPr>
        <w:pStyle w:val="GELParrafo"/>
        <w:jc w:val="center"/>
      </w:pPr>
      <w:r>
        <w:rPr>
          <w:noProof/>
          <w:lang w:val="es-CO" w:eastAsia="es-CO"/>
        </w:rPr>
        <w:drawing>
          <wp:inline distT="0" distB="0" distL="0" distR="0" wp14:anchorId="134CED73" wp14:editId="093E19F1">
            <wp:extent cx="4835823" cy="1947914"/>
            <wp:effectExtent l="19050" t="19050" r="22225" b="146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5919" cy="1947953"/>
                    </a:xfrm>
                    <a:prstGeom prst="rect">
                      <a:avLst/>
                    </a:prstGeom>
                    <a:noFill/>
                    <a:ln>
                      <a:solidFill>
                        <a:schemeClr val="tx1"/>
                      </a:solidFill>
                    </a:ln>
                  </pic:spPr>
                </pic:pic>
              </a:graphicData>
            </a:graphic>
          </wp:inline>
        </w:drawing>
      </w:r>
    </w:p>
    <w:p w:rsidR="007326BB" w:rsidRPr="003B3433" w:rsidRDefault="007326BB" w:rsidP="007326BB">
      <w:pPr>
        <w:pStyle w:val="Epgrafe"/>
        <w:jc w:val="center"/>
        <w:rPr>
          <w:rFonts w:ascii="Arial" w:hAnsi="Arial" w:cs="Arial"/>
          <w:i/>
          <w:sz w:val="20"/>
          <w:szCs w:val="20"/>
        </w:rPr>
      </w:pPr>
      <w:bookmarkStart w:id="620" w:name="_Toc404584829"/>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8</w:t>
      </w:r>
      <w:r w:rsidRPr="003B3433">
        <w:rPr>
          <w:rFonts w:ascii="Arial" w:hAnsi="Arial" w:cs="Arial"/>
          <w:i/>
          <w:color w:val="auto"/>
          <w:sz w:val="20"/>
          <w:szCs w:val="20"/>
        </w:rPr>
        <w:fldChar w:fldCharType="end"/>
      </w:r>
      <w:r>
        <w:rPr>
          <w:rFonts w:ascii="Arial" w:hAnsi="Arial" w:cs="Arial"/>
          <w:i/>
          <w:color w:val="auto"/>
          <w:sz w:val="20"/>
          <w:szCs w:val="20"/>
        </w:rPr>
        <w:t>. Administrador del Servidor - Roles</w:t>
      </w:r>
      <w:bookmarkEnd w:id="620"/>
    </w:p>
    <w:p w:rsidR="007326BB" w:rsidRDefault="007326BB" w:rsidP="007326BB">
      <w:pPr>
        <w:pStyle w:val="GELParrafo"/>
      </w:pPr>
    </w:p>
    <w:p w:rsidR="00621793" w:rsidRDefault="00621793" w:rsidP="009F747A">
      <w:pPr>
        <w:pStyle w:val="GELParrafo"/>
      </w:pPr>
    </w:p>
    <w:p w:rsidR="005C632C" w:rsidRDefault="005C632C" w:rsidP="009F747A">
      <w:pPr>
        <w:pStyle w:val="GELParrafo"/>
      </w:pPr>
    </w:p>
    <w:p w:rsidR="005C632C" w:rsidRDefault="005C632C" w:rsidP="005C632C">
      <w:pPr>
        <w:pStyle w:val="GELParrafo"/>
        <w:numPr>
          <w:ilvl w:val="0"/>
          <w:numId w:val="11"/>
        </w:numPr>
      </w:pPr>
      <w:r>
        <w:t xml:space="preserve">Hacemos clic en </w:t>
      </w:r>
      <w:ins w:id="621" w:author="Interventoria" w:date="2014-11-24T08:38:00Z">
        <w:r w:rsidR="00AF74D2">
          <w:t>“</w:t>
        </w:r>
      </w:ins>
      <w:r>
        <w:t>Agregar Roles</w:t>
      </w:r>
      <w:ins w:id="622" w:author="Interventoria" w:date="2014-11-24T08:38:00Z">
        <w:r w:rsidR="00AF74D2">
          <w:t>”</w:t>
        </w:r>
      </w:ins>
    </w:p>
    <w:p w:rsidR="005C632C" w:rsidRPr="005C632C" w:rsidRDefault="005C632C" w:rsidP="005C632C">
      <w:pPr>
        <w:pStyle w:val="GELParrafo"/>
        <w:numPr>
          <w:ilvl w:val="0"/>
          <w:numId w:val="11"/>
        </w:numPr>
      </w:pPr>
      <w:r>
        <w:t xml:space="preserve">Se nos activara un tutorial y en la primera opción damos clic en </w:t>
      </w:r>
      <w:r w:rsidR="00CA3798">
        <w:t>“S</w:t>
      </w:r>
      <w:r>
        <w:t>iguiente</w:t>
      </w:r>
      <w:r w:rsidR="00CA3798">
        <w:t>”</w:t>
      </w:r>
    </w:p>
    <w:p w:rsidR="00621793" w:rsidRPr="005C632C" w:rsidRDefault="00621793" w:rsidP="009F747A">
      <w:pPr>
        <w:pStyle w:val="GELParrafo"/>
      </w:pPr>
    </w:p>
    <w:p w:rsidR="00621793" w:rsidRPr="005C632C" w:rsidRDefault="00E56913" w:rsidP="007326BB">
      <w:pPr>
        <w:pStyle w:val="GELParrafo"/>
        <w:jc w:val="center"/>
      </w:pPr>
      <w:r>
        <w:rPr>
          <w:noProof/>
          <w:lang w:val="es-CO" w:eastAsia="es-CO"/>
        </w:rPr>
        <w:drawing>
          <wp:inline distT="0" distB="0" distL="0" distR="0" wp14:anchorId="3D452883" wp14:editId="212FFE69">
            <wp:extent cx="5006353" cy="2818693"/>
            <wp:effectExtent l="19050" t="19050" r="22860" b="203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05023" cy="2817944"/>
                    </a:xfrm>
                    <a:prstGeom prst="rect">
                      <a:avLst/>
                    </a:prstGeom>
                    <a:ln>
                      <a:solidFill>
                        <a:schemeClr val="tx1"/>
                      </a:solidFill>
                    </a:ln>
                  </pic:spPr>
                </pic:pic>
              </a:graphicData>
            </a:graphic>
          </wp:inline>
        </w:drawing>
      </w:r>
    </w:p>
    <w:p w:rsidR="007326BB" w:rsidRPr="003B3433" w:rsidRDefault="007326BB" w:rsidP="007326BB">
      <w:pPr>
        <w:pStyle w:val="Epgrafe"/>
        <w:jc w:val="center"/>
        <w:rPr>
          <w:rFonts w:ascii="Arial" w:hAnsi="Arial" w:cs="Arial"/>
          <w:i/>
          <w:sz w:val="20"/>
          <w:szCs w:val="20"/>
        </w:rPr>
      </w:pPr>
      <w:r>
        <w:lastRenderedPageBreak/>
        <w:t xml:space="preserve"> </w:t>
      </w:r>
      <w:bookmarkStart w:id="623" w:name="_Toc404584830"/>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9</w:t>
      </w:r>
      <w:r w:rsidRPr="003B3433">
        <w:rPr>
          <w:rFonts w:ascii="Arial" w:hAnsi="Arial" w:cs="Arial"/>
          <w:i/>
          <w:color w:val="auto"/>
          <w:sz w:val="20"/>
          <w:szCs w:val="20"/>
        </w:rPr>
        <w:fldChar w:fldCharType="end"/>
      </w:r>
      <w:r>
        <w:rPr>
          <w:rFonts w:ascii="Arial" w:hAnsi="Arial" w:cs="Arial"/>
          <w:i/>
          <w:color w:val="auto"/>
          <w:sz w:val="20"/>
          <w:szCs w:val="20"/>
        </w:rPr>
        <w:t>. Tutorial</w:t>
      </w:r>
      <w:bookmarkEnd w:id="623"/>
    </w:p>
    <w:p w:rsidR="00621793" w:rsidRDefault="00621793" w:rsidP="009F747A">
      <w:pPr>
        <w:pStyle w:val="GELParrafo"/>
      </w:pPr>
    </w:p>
    <w:p w:rsidR="00E56913" w:rsidRDefault="00E56913" w:rsidP="009F747A">
      <w:pPr>
        <w:pStyle w:val="GELParrafo"/>
      </w:pPr>
    </w:p>
    <w:p w:rsidR="00E56913" w:rsidRDefault="00E56913" w:rsidP="009F747A">
      <w:pPr>
        <w:pStyle w:val="GELParrafo"/>
      </w:pPr>
      <w:r w:rsidRPr="00E56913">
        <w:t xml:space="preserve">Luego escogemos servidor web IIS y clic en </w:t>
      </w:r>
      <w:r w:rsidR="00CA3798">
        <w:t>“S</w:t>
      </w:r>
      <w:r w:rsidRPr="00E56913">
        <w:t>iguiente</w:t>
      </w:r>
      <w:r w:rsidR="00CA3798">
        <w:t>”</w:t>
      </w:r>
    </w:p>
    <w:p w:rsidR="00E56913" w:rsidRDefault="00E56913" w:rsidP="009F747A">
      <w:pPr>
        <w:pStyle w:val="GELParrafo"/>
      </w:pPr>
    </w:p>
    <w:p w:rsidR="00E56913" w:rsidRDefault="00E56913" w:rsidP="007326BB">
      <w:pPr>
        <w:pStyle w:val="GELParrafo"/>
        <w:jc w:val="center"/>
      </w:pPr>
      <w:r>
        <w:rPr>
          <w:noProof/>
          <w:lang w:val="es-CO" w:eastAsia="es-CO"/>
        </w:rPr>
        <w:drawing>
          <wp:inline distT="0" distB="0" distL="0" distR="0" wp14:anchorId="7575D19D" wp14:editId="43F773DD">
            <wp:extent cx="4975687" cy="3721071"/>
            <wp:effectExtent l="19050" t="19050" r="15875" b="133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5491" cy="3720925"/>
                    </a:xfrm>
                    <a:prstGeom prst="rect">
                      <a:avLst/>
                    </a:prstGeom>
                    <a:noFill/>
                    <a:ln>
                      <a:solidFill>
                        <a:schemeClr val="tx1"/>
                      </a:solidFill>
                    </a:ln>
                  </pic:spPr>
                </pic:pic>
              </a:graphicData>
            </a:graphic>
          </wp:inline>
        </w:drawing>
      </w:r>
    </w:p>
    <w:p w:rsidR="007326BB" w:rsidRPr="003B3433" w:rsidRDefault="007326BB" w:rsidP="007326BB">
      <w:pPr>
        <w:pStyle w:val="Epgrafe"/>
        <w:jc w:val="center"/>
        <w:rPr>
          <w:rFonts w:ascii="Arial" w:hAnsi="Arial" w:cs="Arial"/>
          <w:i/>
          <w:sz w:val="20"/>
          <w:szCs w:val="20"/>
        </w:rPr>
      </w:pPr>
      <w:bookmarkStart w:id="624" w:name="_Toc404584831"/>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10</w:t>
      </w:r>
      <w:r w:rsidRPr="003B3433">
        <w:rPr>
          <w:rFonts w:ascii="Arial" w:hAnsi="Arial" w:cs="Arial"/>
          <w:i/>
          <w:color w:val="auto"/>
          <w:sz w:val="20"/>
          <w:szCs w:val="20"/>
        </w:rPr>
        <w:fldChar w:fldCharType="end"/>
      </w:r>
      <w:r>
        <w:rPr>
          <w:rFonts w:ascii="Arial" w:hAnsi="Arial" w:cs="Arial"/>
          <w:i/>
          <w:color w:val="auto"/>
          <w:sz w:val="20"/>
          <w:szCs w:val="20"/>
        </w:rPr>
        <w:t>. Roles de Servidor</w:t>
      </w:r>
      <w:bookmarkEnd w:id="624"/>
    </w:p>
    <w:p w:rsidR="00E56913" w:rsidRDefault="00E56913" w:rsidP="009F747A">
      <w:pPr>
        <w:pStyle w:val="GELParrafo"/>
      </w:pPr>
    </w:p>
    <w:p w:rsidR="00E56913" w:rsidRPr="00E56913" w:rsidRDefault="00E56913" w:rsidP="009F747A">
      <w:pPr>
        <w:pStyle w:val="GELParrafo"/>
      </w:pPr>
    </w:p>
    <w:p w:rsidR="00621793" w:rsidRDefault="00E56913" w:rsidP="00E56913">
      <w:pPr>
        <w:pStyle w:val="GELParrafo"/>
        <w:numPr>
          <w:ilvl w:val="0"/>
          <w:numId w:val="12"/>
        </w:numPr>
      </w:pPr>
      <w:r w:rsidRPr="00E56913">
        <w:t xml:space="preserve">En la siguiente ventana damos clic en </w:t>
      </w:r>
      <w:r w:rsidR="00CA3798">
        <w:t>“S</w:t>
      </w:r>
      <w:r w:rsidRPr="00E56913">
        <w:t>iguiente</w:t>
      </w:r>
      <w:r w:rsidR="00CA3798">
        <w:t>”</w:t>
      </w:r>
    </w:p>
    <w:p w:rsidR="00E56913" w:rsidRDefault="00E56913" w:rsidP="00E56913">
      <w:pPr>
        <w:pStyle w:val="GELParrafo"/>
      </w:pPr>
    </w:p>
    <w:p w:rsidR="00E56913" w:rsidRDefault="00E56913" w:rsidP="007326BB">
      <w:pPr>
        <w:pStyle w:val="GELParrafo"/>
        <w:jc w:val="center"/>
      </w:pPr>
      <w:r>
        <w:rPr>
          <w:noProof/>
          <w:lang w:val="es-CO" w:eastAsia="es-CO"/>
        </w:rPr>
        <w:lastRenderedPageBreak/>
        <w:drawing>
          <wp:inline distT="0" distB="0" distL="0" distR="0" wp14:anchorId="69F58BB7" wp14:editId="0BFDD0C9">
            <wp:extent cx="4704901" cy="3466769"/>
            <wp:effectExtent l="19050" t="19050" r="19685" b="196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3958" cy="3466074"/>
                    </a:xfrm>
                    <a:prstGeom prst="rect">
                      <a:avLst/>
                    </a:prstGeom>
                    <a:noFill/>
                    <a:ln>
                      <a:solidFill>
                        <a:schemeClr val="tx1"/>
                      </a:solidFill>
                    </a:ln>
                  </pic:spPr>
                </pic:pic>
              </a:graphicData>
            </a:graphic>
          </wp:inline>
        </w:drawing>
      </w:r>
    </w:p>
    <w:p w:rsidR="007326BB" w:rsidRPr="003B3433" w:rsidRDefault="007326BB" w:rsidP="007326BB">
      <w:pPr>
        <w:pStyle w:val="Epgrafe"/>
        <w:jc w:val="center"/>
        <w:rPr>
          <w:rFonts w:ascii="Arial" w:hAnsi="Arial" w:cs="Arial"/>
          <w:i/>
          <w:sz w:val="20"/>
          <w:szCs w:val="20"/>
        </w:rPr>
      </w:pPr>
      <w:bookmarkStart w:id="625" w:name="_Toc404584832"/>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11</w:t>
      </w:r>
      <w:r w:rsidRPr="003B3433">
        <w:rPr>
          <w:rFonts w:ascii="Arial" w:hAnsi="Arial" w:cs="Arial"/>
          <w:i/>
          <w:color w:val="auto"/>
          <w:sz w:val="20"/>
          <w:szCs w:val="20"/>
        </w:rPr>
        <w:fldChar w:fldCharType="end"/>
      </w:r>
      <w:r>
        <w:rPr>
          <w:rFonts w:ascii="Arial" w:hAnsi="Arial" w:cs="Arial"/>
          <w:i/>
          <w:color w:val="auto"/>
          <w:sz w:val="20"/>
          <w:szCs w:val="20"/>
        </w:rPr>
        <w:t>. Servidor Web (IIS)</w:t>
      </w:r>
      <w:bookmarkEnd w:id="625"/>
    </w:p>
    <w:p w:rsidR="00E56913" w:rsidRDefault="00E56913" w:rsidP="00E56913">
      <w:pPr>
        <w:pStyle w:val="GELParrafo"/>
      </w:pPr>
    </w:p>
    <w:p w:rsidR="00E56913" w:rsidRDefault="00E56913" w:rsidP="00E56913">
      <w:pPr>
        <w:pStyle w:val="GELParrafo"/>
      </w:pPr>
    </w:p>
    <w:p w:rsidR="00AF74D2" w:rsidRDefault="00E56913" w:rsidP="00E56913">
      <w:pPr>
        <w:pStyle w:val="GELParrafo"/>
        <w:numPr>
          <w:ilvl w:val="0"/>
          <w:numId w:val="12"/>
        </w:numPr>
        <w:rPr>
          <w:ins w:id="626" w:author="Interventoria" w:date="2014-11-24T08:40:00Z"/>
        </w:rPr>
      </w:pPr>
      <w:r>
        <w:t xml:space="preserve">Luego nos aparecerá una ventana donde vamos escoger los servicios que vamos instalar del servidor web IIS.   Los servicios que son requeridos para que la aplicación de Elefantes Blancos Administrador funcione correctamente, deben ser los siguientes: </w:t>
      </w:r>
    </w:p>
    <w:p w:rsidR="00E56913" w:rsidRDefault="00E56913" w:rsidP="002A0B77">
      <w:pPr>
        <w:pStyle w:val="GELParrafo"/>
        <w:ind w:left="720"/>
      </w:pPr>
      <w:r>
        <w:t xml:space="preserve">En Herramientas de </w:t>
      </w:r>
      <w:r w:rsidR="00493E33">
        <w:t xml:space="preserve">Administración Web </w:t>
      </w:r>
      <w:r>
        <w:t>escoger compatibilidad con la administración IIS 6.0</w:t>
      </w:r>
    </w:p>
    <w:p w:rsidR="00E56913" w:rsidRDefault="00E56913" w:rsidP="00E56913">
      <w:pPr>
        <w:pStyle w:val="GELParrafo"/>
      </w:pPr>
    </w:p>
    <w:p w:rsidR="00E56913" w:rsidRDefault="00E56913" w:rsidP="007326BB">
      <w:pPr>
        <w:pStyle w:val="GELParrafo"/>
        <w:jc w:val="center"/>
      </w:pPr>
      <w:r>
        <w:rPr>
          <w:noProof/>
          <w:lang w:val="es-CO" w:eastAsia="es-CO"/>
        </w:rPr>
        <w:lastRenderedPageBreak/>
        <w:drawing>
          <wp:inline distT="0" distB="0" distL="0" distR="0" wp14:anchorId="07E96184" wp14:editId="1F4EC8C4">
            <wp:extent cx="5016807" cy="2941983"/>
            <wp:effectExtent l="19050" t="19050" r="12700" b="1079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6807" cy="2941983"/>
                    </a:xfrm>
                    <a:prstGeom prst="rect">
                      <a:avLst/>
                    </a:prstGeom>
                    <a:noFill/>
                    <a:ln>
                      <a:solidFill>
                        <a:schemeClr val="tx1"/>
                      </a:solidFill>
                    </a:ln>
                  </pic:spPr>
                </pic:pic>
              </a:graphicData>
            </a:graphic>
          </wp:inline>
        </w:drawing>
      </w:r>
    </w:p>
    <w:p w:rsidR="007326BB" w:rsidRPr="003B3433" w:rsidRDefault="007326BB" w:rsidP="007326BB">
      <w:pPr>
        <w:pStyle w:val="Epgrafe"/>
        <w:jc w:val="center"/>
        <w:rPr>
          <w:rFonts w:ascii="Arial" w:hAnsi="Arial" w:cs="Arial"/>
          <w:i/>
          <w:sz w:val="20"/>
          <w:szCs w:val="20"/>
        </w:rPr>
      </w:pPr>
      <w:bookmarkStart w:id="627" w:name="_Toc404584833"/>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12</w:t>
      </w:r>
      <w:r w:rsidRPr="003B3433">
        <w:rPr>
          <w:rFonts w:ascii="Arial" w:hAnsi="Arial" w:cs="Arial"/>
          <w:i/>
          <w:color w:val="auto"/>
          <w:sz w:val="20"/>
          <w:szCs w:val="20"/>
        </w:rPr>
        <w:fldChar w:fldCharType="end"/>
      </w:r>
      <w:r>
        <w:rPr>
          <w:rFonts w:ascii="Arial" w:hAnsi="Arial" w:cs="Arial"/>
          <w:i/>
          <w:color w:val="auto"/>
          <w:sz w:val="20"/>
          <w:szCs w:val="20"/>
        </w:rPr>
        <w:t>. Seleccionar Servicios Rol</w:t>
      </w:r>
      <w:bookmarkEnd w:id="627"/>
    </w:p>
    <w:p w:rsidR="00E56913" w:rsidRDefault="00E56913" w:rsidP="00E56913">
      <w:pPr>
        <w:pStyle w:val="GELParrafo"/>
      </w:pPr>
    </w:p>
    <w:p w:rsidR="00E56913" w:rsidRDefault="00E56913" w:rsidP="00E56913">
      <w:pPr>
        <w:pStyle w:val="GELParrafo"/>
      </w:pPr>
    </w:p>
    <w:p w:rsidR="00E56913" w:rsidRDefault="00E56913" w:rsidP="00E56913">
      <w:pPr>
        <w:pStyle w:val="GELParrafo"/>
        <w:numPr>
          <w:ilvl w:val="0"/>
          <w:numId w:val="12"/>
        </w:numPr>
      </w:pPr>
      <w:r w:rsidRPr="00E56913">
        <w:t>En desarrollo de aplicaciones escoger la opción ASP.NET</w:t>
      </w:r>
    </w:p>
    <w:p w:rsidR="00E56913" w:rsidRDefault="00E56913" w:rsidP="00E56913">
      <w:pPr>
        <w:pStyle w:val="GELParrafo"/>
      </w:pPr>
    </w:p>
    <w:p w:rsidR="00E56913" w:rsidRDefault="00E56913" w:rsidP="007326BB">
      <w:pPr>
        <w:pStyle w:val="GELParrafo"/>
        <w:jc w:val="center"/>
      </w:pPr>
      <w:r>
        <w:rPr>
          <w:noProof/>
          <w:lang w:val="es-CO" w:eastAsia="es-CO"/>
        </w:rPr>
        <w:lastRenderedPageBreak/>
        <w:drawing>
          <wp:inline distT="0" distB="0" distL="0" distR="0" wp14:anchorId="2C78C971" wp14:editId="30D4BD68">
            <wp:extent cx="5010062" cy="3657600"/>
            <wp:effectExtent l="19050" t="19050" r="19685" b="190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1075" cy="3658340"/>
                    </a:xfrm>
                    <a:prstGeom prst="rect">
                      <a:avLst/>
                    </a:prstGeom>
                    <a:noFill/>
                    <a:ln>
                      <a:solidFill>
                        <a:schemeClr val="tx1"/>
                      </a:solidFill>
                    </a:ln>
                  </pic:spPr>
                </pic:pic>
              </a:graphicData>
            </a:graphic>
          </wp:inline>
        </w:drawing>
      </w:r>
    </w:p>
    <w:p w:rsidR="007326BB" w:rsidRPr="003B3433" w:rsidRDefault="007326BB" w:rsidP="007326BB">
      <w:pPr>
        <w:pStyle w:val="Epgrafe"/>
        <w:jc w:val="center"/>
        <w:rPr>
          <w:rFonts w:ascii="Arial" w:hAnsi="Arial" w:cs="Arial"/>
          <w:i/>
          <w:sz w:val="20"/>
          <w:szCs w:val="20"/>
        </w:rPr>
      </w:pPr>
      <w:bookmarkStart w:id="628" w:name="_Toc404584834"/>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13</w:t>
      </w:r>
      <w:r w:rsidRPr="003B3433">
        <w:rPr>
          <w:rFonts w:ascii="Arial" w:hAnsi="Arial" w:cs="Arial"/>
          <w:i/>
          <w:color w:val="auto"/>
          <w:sz w:val="20"/>
          <w:szCs w:val="20"/>
        </w:rPr>
        <w:fldChar w:fldCharType="end"/>
      </w:r>
      <w:r>
        <w:rPr>
          <w:rFonts w:ascii="Arial" w:hAnsi="Arial" w:cs="Arial"/>
          <w:i/>
          <w:color w:val="auto"/>
          <w:sz w:val="20"/>
          <w:szCs w:val="20"/>
        </w:rPr>
        <w:t>. Seleccionar Servicios Rol – ASP.NET</w:t>
      </w:r>
      <w:bookmarkEnd w:id="628"/>
    </w:p>
    <w:p w:rsidR="00E56913" w:rsidRDefault="00E56913" w:rsidP="00E56913">
      <w:pPr>
        <w:pStyle w:val="GELParrafo"/>
      </w:pPr>
    </w:p>
    <w:p w:rsidR="00E56913" w:rsidRDefault="00E56913" w:rsidP="00E56913">
      <w:pPr>
        <w:pStyle w:val="GELParrafo"/>
      </w:pPr>
    </w:p>
    <w:p w:rsidR="00E56913" w:rsidRDefault="00E56913" w:rsidP="00E56913">
      <w:pPr>
        <w:pStyle w:val="GELParrafo"/>
        <w:numPr>
          <w:ilvl w:val="0"/>
          <w:numId w:val="12"/>
        </w:numPr>
      </w:pPr>
      <w:r w:rsidRPr="00E56913">
        <w:t>Seguridad seleccionar autenticación básica</w:t>
      </w:r>
    </w:p>
    <w:p w:rsidR="00E56913" w:rsidRDefault="00E56913" w:rsidP="007326BB">
      <w:pPr>
        <w:pStyle w:val="GELParrafo"/>
        <w:jc w:val="center"/>
      </w:pPr>
      <w:r>
        <w:rPr>
          <w:noProof/>
          <w:lang w:val="es-CO" w:eastAsia="es-CO"/>
        </w:rPr>
        <w:lastRenderedPageBreak/>
        <w:drawing>
          <wp:inline distT="0" distB="0" distL="0" distR="0" wp14:anchorId="6C7311F3" wp14:editId="158488F2">
            <wp:extent cx="5362060" cy="3140765"/>
            <wp:effectExtent l="19050" t="19050" r="10160" b="215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5713" cy="3142905"/>
                    </a:xfrm>
                    <a:prstGeom prst="rect">
                      <a:avLst/>
                    </a:prstGeom>
                    <a:noFill/>
                    <a:ln>
                      <a:solidFill>
                        <a:schemeClr val="tx1"/>
                      </a:solidFill>
                    </a:ln>
                  </pic:spPr>
                </pic:pic>
              </a:graphicData>
            </a:graphic>
          </wp:inline>
        </w:drawing>
      </w:r>
    </w:p>
    <w:p w:rsidR="00E56913" w:rsidRDefault="007326BB" w:rsidP="007326BB">
      <w:pPr>
        <w:pStyle w:val="Epgrafe"/>
        <w:jc w:val="center"/>
      </w:pPr>
      <w:bookmarkStart w:id="629" w:name="_Toc404584835"/>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14</w:t>
      </w:r>
      <w:r w:rsidRPr="003B3433">
        <w:rPr>
          <w:rFonts w:ascii="Arial" w:hAnsi="Arial" w:cs="Arial"/>
          <w:i/>
          <w:color w:val="auto"/>
          <w:sz w:val="20"/>
          <w:szCs w:val="20"/>
        </w:rPr>
        <w:fldChar w:fldCharType="end"/>
      </w:r>
      <w:r>
        <w:rPr>
          <w:rFonts w:ascii="Arial" w:hAnsi="Arial" w:cs="Arial"/>
          <w:i/>
          <w:color w:val="auto"/>
          <w:sz w:val="20"/>
          <w:szCs w:val="20"/>
        </w:rPr>
        <w:t>. Seleccionar Servicios Rol – Autenticación</w:t>
      </w:r>
      <w:bookmarkEnd w:id="629"/>
    </w:p>
    <w:p w:rsidR="00E56913" w:rsidRDefault="00E56913" w:rsidP="00E56913">
      <w:pPr>
        <w:pStyle w:val="GELParrafo"/>
      </w:pPr>
    </w:p>
    <w:p w:rsidR="00E56913" w:rsidRDefault="00E56913" w:rsidP="00E56913">
      <w:pPr>
        <w:pStyle w:val="GELParrafo"/>
      </w:pPr>
      <w:r w:rsidRPr="00E56913">
        <w:t>Con marcar las opciones mencionadas anteriormente será suficiente ya que las demás se marcaran automáticamente seleccionando las rojas.</w:t>
      </w:r>
    </w:p>
    <w:p w:rsidR="00E56913" w:rsidRDefault="00E56913" w:rsidP="00E56913">
      <w:pPr>
        <w:pStyle w:val="GELParrafo"/>
      </w:pPr>
    </w:p>
    <w:p w:rsidR="00E56913" w:rsidRDefault="00E56913" w:rsidP="00E56913">
      <w:pPr>
        <w:pStyle w:val="GELParrafo"/>
        <w:numPr>
          <w:ilvl w:val="0"/>
          <w:numId w:val="12"/>
        </w:numPr>
      </w:pPr>
      <w:r w:rsidRPr="00E56913">
        <w:t xml:space="preserve">Luego nos aparecerá una ventana de confirmación de instalación y damos clic en el </w:t>
      </w:r>
      <w:r w:rsidR="00353E70">
        <w:t>“I</w:t>
      </w:r>
      <w:r w:rsidRPr="00E56913">
        <w:t>nstalar</w:t>
      </w:r>
      <w:r w:rsidR="00353E70">
        <w:t>”</w:t>
      </w:r>
      <w:r w:rsidRPr="00E56913">
        <w:t>.</w:t>
      </w:r>
    </w:p>
    <w:p w:rsidR="00E56913" w:rsidRDefault="00E56913" w:rsidP="00E56913">
      <w:pPr>
        <w:pStyle w:val="GELParrafo"/>
      </w:pPr>
    </w:p>
    <w:p w:rsidR="00E56913" w:rsidRDefault="00E56913" w:rsidP="009C672D">
      <w:pPr>
        <w:pStyle w:val="GELParrafo"/>
        <w:jc w:val="center"/>
      </w:pPr>
      <w:r>
        <w:rPr>
          <w:noProof/>
          <w:lang w:val="es-CO" w:eastAsia="es-CO"/>
        </w:rPr>
        <w:lastRenderedPageBreak/>
        <w:drawing>
          <wp:inline distT="0" distB="0" distL="0" distR="0" wp14:anchorId="1E5BBB1B" wp14:editId="4025CD7E">
            <wp:extent cx="4791477" cy="3522427"/>
            <wp:effectExtent l="19050" t="19050" r="28575" b="209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8688" cy="3520377"/>
                    </a:xfrm>
                    <a:prstGeom prst="rect">
                      <a:avLst/>
                    </a:prstGeom>
                    <a:noFill/>
                    <a:ln>
                      <a:solidFill>
                        <a:schemeClr val="tx1"/>
                      </a:solidFill>
                    </a:ln>
                  </pic:spPr>
                </pic:pic>
              </a:graphicData>
            </a:graphic>
          </wp:inline>
        </w:drawing>
      </w:r>
    </w:p>
    <w:p w:rsidR="007326BB" w:rsidRDefault="007326BB" w:rsidP="007326BB">
      <w:pPr>
        <w:pStyle w:val="Epgrafe"/>
        <w:jc w:val="center"/>
      </w:pPr>
      <w:r>
        <w:t xml:space="preserve"> </w:t>
      </w:r>
      <w:bookmarkStart w:id="630" w:name="_Toc404584836"/>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15</w:t>
      </w:r>
      <w:r w:rsidRPr="003B3433">
        <w:rPr>
          <w:rFonts w:ascii="Arial" w:hAnsi="Arial" w:cs="Arial"/>
          <w:i/>
          <w:color w:val="auto"/>
          <w:sz w:val="20"/>
          <w:szCs w:val="20"/>
        </w:rPr>
        <w:fldChar w:fldCharType="end"/>
      </w:r>
      <w:r>
        <w:rPr>
          <w:rFonts w:ascii="Arial" w:hAnsi="Arial" w:cs="Arial"/>
          <w:i/>
          <w:color w:val="auto"/>
          <w:sz w:val="20"/>
          <w:szCs w:val="20"/>
        </w:rPr>
        <w:t xml:space="preserve">. </w:t>
      </w:r>
      <w:r w:rsidR="009C672D">
        <w:rPr>
          <w:rFonts w:ascii="Arial" w:hAnsi="Arial" w:cs="Arial"/>
          <w:i/>
          <w:color w:val="auto"/>
          <w:sz w:val="20"/>
          <w:szCs w:val="20"/>
        </w:rPr>
        <w:t>Confirmar Selecciones de Instalación</w:t>
      </w:r>
      <w:bookmarkEnd w:id="630"/>
    </w:p>
    <w:p w:rsidR="00E56913" w:rsidRDefault="00E56913" w:rsidP="00E56913">
      <w:pPr>
        <w:pStyle w:val="GELParrafo"/>
      </w:pPr>
    </w:p>
    <w:p w:rsidR="00E56913" w:rsidRDefault="00E56913" w:rsidP="00E56913">
      <w:pPr>
        <w:pStyle w:val="GELParrafo"/>
      </w:pPr>
    </w:p>
    <w:p w:rsidR="00E56913" w:rsidRDefault="00E56913" w:rsidP="00E56913">
      <w:pPr>
        <w:pStyle w:val="GELParrafo"/>
        <w:numPr>
          <w:ilvl w:val="0"/>
          <w:numId w:val="12"/>
        </w:numPr>
      </w:pPr>
      <w:r w:rsidRPr="00E56913">
        <w:t>Luego nos generara la ventana de progreso de instalación.</w:t>
      </w:r>
    </w:p>
    <w:p w:rsidR="00E56913" w:rsidRDefault="00503026" w:rsidP="009C672D">
      <w:pPr>
        <w:pStyle w:val="GELParrafo"/>
        <w:jc w:val="center"/>
      </w:pPr>
      <w:r>
        <w:rPr>
          <w:noProof/>
          <w:lang w:val="es-CO" w:eastAsia="es-CO"/>
        </w:rPr>
        <w:lastRenderedPageBreak/>
        <w:drawing>
          <wp:inline distT="0" distB="0" distL="0" distR="0" wp14:anchorId="05493255" wp14:editId="641C90B0">
            <wp:extent cx="4578800" cy="3342757"/>
            <wp:effectExtent l="19050" t="19050" r="12700" b="1016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2134" cy="3345191"/>
                    </a:xfrm>
                    <a:prstGeom prst="rect">
                      <a:avLst/>
                    </a:prstGeom>
                    <a:noFill/>
                    <a:ln>
                      <a:solidFill>
                        <a:schemeClr val="tx1"/>
                      </a:solidFill>
                    </a:ln>
                  </pic:spPr>
                </pic:pic>
              </a:graphicData>
            </a:graphic>
          </wp:inline>
        </w:drawing>
      </w:r>
    </w:p>
    <w:p w:rsidR="009C672D" w:rsidRPr="003B3433" w:rsidRDefault="009C672D" w:rsidP="009C672D">
      <w:pPr>
        <w:pStyle w:val="Epgrafe"/>
        <w:jc w:val="center"/>
        <w:rPr>
          <w:rFonts w:ascii="Arial" w:hAnsi="Arial" w:cs="Arial"/>
          <w:i/>
          <w:sz w:val="20"/>
          <w:szCs w:val="20"/>
        </w:rPr>
      </w:pPr>
      <w:bookmarkStart w:id="631" w:name="_Toc404584837"/>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16</w:t>
      </w:r>
      <w:r w:rsidRPr="003B3433">
        <w:rPr>
          <w:rFonts w:ascii="Arial" w:hAnsi="Arial" w:cs="Arial"/>
          <w:i/>
          <w:color w:val="auto"/>
          <w:sz w:val="20"/>
          <w:szCs w:val="20"/>
        </w:rPr>
        <w:fldChar w:fldCharType="end"/>
      </w:r>
      <w:r>
        <w:rPr>
          <w:rFonts w:ascii="Arial" w:hAnsi="Arial" w:cs="Arial"/>
          <w:i/>
          <w:color w:val="auto"/>
          <w:sz w:val="20"/>
          <w:szCs w:val="20"/>
        </w:rPr>
        <w:t>. Progreso de la Instalación</w:t>
      </w:r>
      <w:bookmarkEnd w:id="631"/>
    </w:p>
    <w:p w:rsidR="00503026" w:rsidRDefault="00503026" w:rsidP="00E56913">
      <w:pPr>
        <w:pStyle w:val="GELParrafo"/>
      </w:pPr>
    </w:p>
    <w:p w:rsidR="00503026" w:rsidRDefault="00503026" w:rsidP="00E56913">
      <w:pPr>
        <w:pStyle w:val="GELParrafo"/>
      </w:pPr>
    </w:p>
    <w:p w:rsidR="00503026" w:rsidRDefault="00503026" w:rsidP="00503026">
      <w:pPr>
        <w:pStyle w:val="GELParrafo"/>
        <w:numPr>
          <w:ilvl w:val="0"/>
          <w:numId w:val="12"/>
        </w:numPr>
      </w:pPr>
      <w:r w:rsidRPr="00503026">
        <w:t xml:space="preserve">Por último clic en el botón </w:t>
      </w:r>
      <w:r w:rsidR="00886EE7">
        <w:t>“C</w:t>
      </w:r>
      <w:r w:rsidRPr="00503026">
        <w:t>errar</w:t>
      </w:r>
      <w:r w:rsidR="00886EE7">
        <w:t>”</w:t>
      </w:r>
    </w:p>
    <w:p w:rsidR="00E56913" w:rsidRDefault="00E56913" w:rsidP="00E56913">
      <w:pPr>
        <w:pStyle w:val="GELParrafo"/>
      </w:pPr>
    </w:p>
    <w:p w:rsidR="00E56913" w:rsidRDefault="009840C3" w:rsidP="009C672D">
      <w:pPr>
        <w:pStyle w:val="GELParrafo"/>
        <w:jc w:val="center"/>
      </w:pPr>
      <w:r>
        <w:rPr>
          <w:noProof/>
          <w:lang w:val="es-CO" w:eastAsia="es-CO"/>
        </w:rPr>
        <w:lastRenderedPageBreak/>
        <w:drawing>
          <wp:inline distT="0" distB="0" distL="0" distR="0" wp14:anchorId="5D334699" wp14:editId="13283E57">
            <wp:extent cx="5094325" cy="3745064"/>
            <wp:effectExtent l="19050" t="19050" r="11430" b="273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1360" cy="3742884"/>
                    </a:xfrm>
                    <a:prstGeom prst="rect">
                      <a:avLst/>
                    </a:prstGeom>
                    <a:noFill/>
                    <a:ln>
                      <a:solidFill>
                        <a:schemeClr val="tx1"/>
                      </a:solidFill>
                    </a:ln>
                  </pic:spPr>
                </pic:pic>
              </a:graphicData>
            </a:graphic>
          </wp:inline>
        </w:drawing>
      </w:r>
    </w:p>
    <w:p w:rsidR="009C672D" w:rsidRPr="003B3433" w:rsidRDefault="009C672D" w:rsidP="009C672D">
      <w:pPr>
        <w:pStyle w:val="Epgrafe"/>
        <w:jc w:val="center"/>
        <w:rPr>
          <w:rFonts w:ascii="Arial" w:hAnsi="Arial" w:cs="Arial"/>
          <w:i/>
          <w:sz w:val="20"/>
          <w:szCs w:val="20"/>
        </w:rPr>
      </w:pPr>
      <w:bookmarkStart w:id="632" w:name="_Toc404584838"/>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17</w:t>
      </w:r>
      <w:r w:rsidRPr="003B3433">
        <w:rPr>
          <w:rFonts w:ascii="Arial" w:hAnsi="Arial" w:cs="Arial"/>
          <w:i/>
          <w:color w:val="auto"/>
          <w:sz w:val="20"/>
          <w:szCs w:val="20"/>
        </w:rPr>
        <w:fldChar w:fldCharType="end"/>
      </w:r>
      <w:r>
        <w:rPr>
          <w:rFonts w:ascii="Arial" w:hAnsi="Arial" w:cs="Arial"/>
          <w:i/>
          <w:color w:val="auto"/>
          <w:sz w:val="20"/>
          <w:szCs w:val="20"/>
        </w:rPr>
        <w:t>. Resultados de la Instalación</w:t>
      </w:r>
      <w:bookmarkEnd w:id="632"/>
    </w:p>
    <w:p w:rsidR="00E56913" w:rsidRDefault="00E56913" w:rsidP="00E56913">
      <w:pPr>
        <w:pStyle w:val="GELParrafo"/>
      </w:pPr>
    </w:p>
    <w:p w:rsidR="009840C3" w:rsidRDefault="009840C3" w:rsidP="00E56913">
      <w:pPr>
        <w:pStyle w:val="GELParrafo"/>
      </w:pPr>
    </w:p>
    <w:p w:rsidR="009840C3" w:rsidRDefault="00E4514D" w:rsidP="00E4514D">
      <w:pPr>
        <w:pStyle w:val="GELTtulo3"/>
      </w:pPr>
      <w:bookmarkStart w:id="633" w:name="_Toc404584798"/>
      <w:r>
        <w:t>INSTALACION DEL FRAMEWORK 4.5  .NET</w:t>
      </w:r>
      <w:bookmarkEnd w:id="633"/>
    </w:p>
    <w:p w:rsidR="00E4514D" w:rsidRDefault="00E4514D" w:rsidP="00E56913">
      <w:pPr>
        <w:pStyle w:val="GELParrafo"/>
      </w:pPr>
      <w:r>
        <w:t>Copiar el instalador de Framework 4.5</w:t>
      </w:r>
      <w:r w:rsidR="008A49D8">
        <w:t xml:space="preserve"> desde el directorio llamado “Instaladores</w:t>
      </w:r>
      <w:r w:rsidR="007C62E9">
        <w:t>\Administrador web</w:t>
      </w:r>
      <w:r w:rsidR="008A49D8">
        <w:t xml:space="preserve">” que se encuentra CD de instalación </w:t>
      </w:r>
      <w:r>
        <w:t xml:space="preserve"> </w:t>
      </w:r>
      <w:r w:rsidR="008A49D8">
        <w:t>al</w:t>
      </w:r>
      <w:r>
        <w:t xml:space="preserve"> servidor</w:t>
      </w:r>
      <w:r w:rsidR="008A49D8">
        <w:t xml:space="preserve">. </w:t>
      </w:r>
      <w:r>
        <w:t xml:space="preserve"> </w:t>
      </w:r>
      <w:r w:rsidR="008A49D8">
        <w:t>Hacemos</w:t>
      </w:r>
      <w:r>
        <w:t xml:space="preserve"> doble clic sob</w:t>
      </w:r>
      <w:r w:rsidR="00493E33">
        <w:t>r</w:t>
      </w:r>
      <w:r>
        <w:t>e el instalador para iniciar.</w:t>
      </w:r>
    </w:p>
    <w:p w:rsidR="00E4514D" w:rsidRDefault="00E4514D" w:rsidP="00E56913">
      <w:pPr>
        <w:pStyle w:val="GELParrafo"/>
      </w:pPr>
      <w:r>
        <w:t>Luego nos aparecerá un tutorial de instalación.</w:t>
      </w:r>
    </w:p>
    <w:p w:rsidR="00E4514D" w:rsidRDefault="00E4514D" w:rsidP="00E56913">
      <w:pPr>
        <w:pStyle w:val="GELParrafo"/>
      </w:pPr>
    </w:p>
    <w:p w:rsidR="00E4514D" w:rsidRDefault="00E4514D" w:rsidP="009C672D">
      <w:pPr>
        <w:pStyle w:val="GELParrafo"/>
        <w:jc w:val="center"/>
      </w:pPr>
      <w:r>
        <w:rPr>
          <w:noProof/>
          <w:lang w:val="es-CO" w:eastAsia="es-CO"/>
        </w:rPr>
        <w:lastRenderedPageBreak/>
        <w:drawing>
          <wp:inline distT="0" distB="0" distL="0" distR="0" wp14:anchorId="46898E99" wp14:editId="26305136">
            <wp:extent cx="4779010" cy="4389120"/>
            <wp:effectExtent l="19050" t="19050" r="21590" b="1143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79010" cy="4389120"/>
                    </a:xfrm>
                    <a:prstGeom prst="rect">
                      <a:avLst/>
                    </a:prstGeom>
                    <a:noFill/>
                    <a:ln>
                      <a:solidFill>
                        <a:schemeClr val="tx1"/>
                      </a:solidFill>
                    </a:ln>
                  </pic:spPr>
                </pic:pic>
              </a:graphicData>
            </a:graphic>
          </wp:inline>
        </w:drawing>
      </w:r>
    </w:p>
    <w:p w:rsidR="009C672D" w:rsidRPr="009C672D" w:rsidRDefault="009C672D" w:rsidP="009C672D">
      <w:pPr>
        <w:pStyle w:val="Epgrafe"/>
        <w:jc w:val="center"/>
        <w:rPr>
          <w:rFonts w:ascii="Arial" w:hAnsi="Arial" w:cs="Arial"/>
          <w:i/>
          <w:sz w:val="20"/>
          <w:szCs w:val="20"/>
          <w:lang w:val="es-CO"/>
        </w:rPr>
      </w:pPr>
      <w:r w:rsidRPr="009C672D">
        <w:rPr>
          <w:lang w:val="es-CO"/>
        </w:rPr>
        <w:t xml:space="preserve"> </w:t>
      </w:r>
      <w:bookmarkStart w:id="634" w:name="_Toc404584839"/>
      <w:r w:rsidRPr="009C672D">
        <w:rPr>
          <w:rFonts w:ascii="Arial" w:hAnsi="Arial" w:cs="Arial"/>
          <w:i/>
          <w:color w:val="auto"/>
          <w:sz w:val="20"/>
          <w:szCs w:val="20"/>
          <w:lang w:val="es-CO"/>
        </w:rPr>
        <w:t xml:space="preserve">Figura </w:t>
      </w:r>
      <w:r w:rsidRPr="003B3433">
        <w:rPr>
          <w:rFonts w:ascii="Arial" w:hAnsi="Arial" w:cs="Arial"/>
          <w:i/>
          <w:color w:val="auto"/>
          <w:sz w:val="20"/>
          <w:szCs w:val="20"/>
        </w:rPr>
        <w:fldChar w:fldCharType="begin"/>
      </w:r>
      <w:r w:rsidRPr="009C672D">
        <w:rPr>
          <w:rFonts w:ascii="Arial" w:hAnsi="Arial" w:cs="Arial"/>
          <w:i/>
          <w:color w:val="auto"/>
          <w:sz w:val="20"/>
          <w:szCs w:val="20"/>
          <w:lang w:val="es-CO"/>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lang w:val="es-CO"/>
        </w:rPr>
        <w:t>18</w:t>
      </w:r>
      <w:r w:rsidRPr="003B3433">
        <w:rPr>
          <w:rFonts w:ascii="Arial" w:hAnsi="Arial" w:cs="Arial"/>
          <w:i/>
          <w:color w:val="auto"/>
          <w:sz w:val="20"/>
          <w:szCs w:val="20"/>
        </w:rPr>
        <w:fldChar w:fldCharType="end"/>
      </w:r>
      <w:r w:rsidRPr="009C672D">
        <w:rPr>
          <w:rFonts w:ascii="Arial" w:hAnsi="Arial" w:cs="Arial"/>
          <w:i/>
          <w:color w:val="auto"/>
          <w:sz w:val="20"/>
          <w:szCs w:val="20"/>
          <w:lang w:val="es-CO"/>
        </w:rPr>
        <w:t xml:space="preserve">. Microsoft.NET </w:t>
      </w:r>
      <w:proofErr w:type="spellStart"/>
      <w:r w:rsidRPr="009C672D">
        <w:rPr>
          <w:rFonts w:ascii="Arial" w:hAnsi="Arial" w:cs="Arial"/>
          <w:i/>
          <w:color w:val="auto"/>
          <w:sz w:val="20"/>
          <w:szCs w:val="20"/>
          <w:lang w:val="es-CO"/>
        </w:rPr>
        <w:t>Framwork</w:t>
      </w:r>
      <w:proofErr w:type="spellEnd"/>
      <w:r w:rsidRPr="009C672D">
        <w:rPr>
          <w:rFonts w:ascii="Arial" w:hAnsi="Arial" w:cs="Arial"/>
          <w:i/>
          <w:color w:val="auto"/>
          <w:sz w:val="20"/>
          <w:szCs w:val="20"/>
          <w:lang w:val="es-CO"/>
        </w:rPr>
        <w:t xml:space="preserve"> 4.5</w:t>
      </w:r>
      <w:bookmarkEnd w:id="634"/>
    </w:p>
    <w:p w:rsidR="00E4514D" w:rsidRPr="009C672D" w:rsidRDefault="00E4514D" w:rsidP="00E56913">
      <w:pPr>
        <w:pStyle w:val="GELParrafo"/>
        <w:rPr>
          <w:lang w:val="es-CO"/>
        </w:rPr>
      </w:pPr>
    </w:p>
    <w:p w:rsidR="00E4514D" w:rsidRDefault="00E4514D" w:rsidP="00E56913">
      <w:pPr>
        <w:pStyle w:val="GELParrafo"/>
      </w:pPr>
      <w:r>
        <w:t xml:space="preserve">Selecciono he leído y acepto los términos y condiciones y hacer clic en </w:t>
      </w:r>
      <w:r w:rsidR="00353E70">
        <w:t>“I</w:t>
      </w:r>
      <w:r>
        <w:t>nstalar</w:t>
      </w:r>
      <w:r w:rsidR="00353E70">
        <w:t>”</w:t>
      </w:r>
      <w:r>
        <w:t>.</w:t>
      </w:r>
    </w:p>
    <w:p w:rsidR="00E4514D" w:rsidRDefault="00E4514D" w:rsidP="00E56913">
      <w:pPr>
        <w:pStyle w:val="GELParrafo"/>
      </w:pPr>
    </w:p>
    <w:p w:rsidR="00E4514D" w:rsidRDefault="00CD3457" w:rsidP="00CD3457">
      <w:pPr>
        <w:pStyle w:val="GELTtulo3"/>
      </w:pPr>
      <w:bookmarkStart w:id="635" w:name="_Toc404584799"/>
      <w:r>
        <w:t>INSTALACION ASP.NET PARA LA VERSIÓN 4.0</w:t>
      </w:r>
      <w:bookmarkEnd w:id="635"/>
    </w:p>
    <w:p w:rsidR="00CD3457" w:rsidRDefault="00CD3457" w:rsidP="00CD3457">
      <w:pPr>
        <w:pStyle w:val="GELParrafo"/>
        <w:numPr>
          <w:ilvl w:val="0"/>
          <w:numId w:val="12"/>
        </w:numPr>
      </w:pPr>
      <w:r>
        <w:t xml:space="preserve">Lo primero que debemos hacer es abrir </w:t>
      </w:r>
      <w:proofErr w:type="spellStart"/>
      <w:r>
        <w:t>cmd</w:t>
      </w:r>
      <w:proofErr w:type="spellEnd"/>
      <w:r>
        <w:t xml:space="preserve"> </w:t>
      </w:r>
      <w:r w:rsidR="00353E70">
        <w:t xml:space="preserve">(Símbolo del sistema) </w:t>
      </w:r>
      <w:r>
        <w:t>como administrador</w:t>
      </w:r>
      <w:r w:rsidR="00353E70">
        <w:t>.</w:t>
      </w:r>
    </w:p>
    <w:p w:rsidR="00CD3457" w:rsidRPr="00CD3457" w:rsidRDefault="00CD3457" w:rsidP="00CD3457">
      <w:pPr>
        <w:pStyle w:val="GELParrafo"/>
        <w:numPr>
          <w:ilvl w:val="0"/>
          <w:numId w:val="12"/>
        </w:numPr>
        <w:rPr>
          <w:lang w:val="es-CO"/>
        </w:rPr>
      </w:pPr>
      <w:r>
        <w:t>Luego entramos y nos ubicamos en el siguiente directorio: “</w:t>
      </w:r>
      <w:r w:rsidRPr="00CD3457">
        <w:rPr>
          <w:lang w:val="es-CO"/>
        </w:rPr>
        <w:t>C:\Windows\Microsoft.NET\Framework64\v4.0.30319</w:t>
      </w:r>
      <w:r>
        <w:rPr>
          <w:lang w:val="es-CO"/>
        </w:rPr>
        <w:t>”</w:t>
      </w:r>
    </w:p>
    <w:p w:rsidR="00E4514D" w:rsidRPr="00CD3457" w:rsidRDefault="00E4514D" w:rsidP="00E56913">
      <w:pPr>
        <w:pStyle w:val="GELParrafo"/>
        <w:rPr>
          <w:lang w:val="es-CO"/>
        </w:rPr>
      </w:pPr>
    </w:p>
    <w:p w:rsidR="00E4514D" w:rsidRPr="00CD3457" w:rsidRDefault="00E4514D" w:rsidP="00E56913">
      <w:pPr>
        <w:pStyle w:val="GELParrafo"/>
        <w:rPr>
          <w:lang w:val="es-CO"/>
        </w:rPr>
      </w:pPr>
    </w:p>
    <w:p w:rsidR="00E4514D" w:rsidRPr="00CD3457" w:rsidRDefault="00E4514D" w:rsidP="00E56913">
      <w:pPr>
        <w:pStyle w:val="GELParrafo"/>
        <w:rPr>
          <w:lang w:val="es-CO"/>
        </w:rPr>
      </w:pPr>
    </w:p>
    <w:p w:rsidR="00E4514D" w:rsidRPr="00CD3457" w:rsidRDefault="00CD3457" w:rsidP="00C9051F">
      <w:pPr>
        <w:pStyle w:val="GELParrafo"/>
        <w:jc w:val="center"/>
        <w:rPr>
          <w:lang w:val="es-CO"/>
        </w:rPr>
      </w:pPr>
      <w:r>
        <w:rPr>
          <w:rFonts w:ascii="Segoe UI" w:hAnsi="Segoe UI" w:cs="Segoe UI"/>
          <w:noProof/>
          <w:color w:val="2288BB"/>
          <w:sz w:val="20"/>
          <w:szCs w:val="20"/>
          <w:lang w:val="es-CO" w:eastAsia="es-CO"/>
        </w:rPr>
        <w:drawing>
          <wp:inline distT="0" distB="0" distL="0" distR="0" wp14:anchorId="3413257D" wp14:editId="5D9203ED">
            <wp:extent cx="3810000" cy="1952625"/>
            <wp:effectExtent l="19050" t="19050" r="19050" b="28575"/>
            <wp:docPr id="38" name="Imagen 38" descr="http://1.bp.blogspot.com/-Cpnk_XRy22Y/UW7DgtSkwfI/AAAAAAAAABY/l-dxAfXEIxQ/s400/captura.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bp.blogspot.com/-Cpnk_XRy22Y/UW7DgtSkwfI/AAAAAAAAABY/l-dxAfXEIxQ/s400/captura.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1952625"/>
                    </a:xfrm>
                    <a:prstGeom prst="rect">
                      <a:avLst/>
                    </a:prstGeom>
                    <a:noFill/>
                    <a:ln>
                      <a:solidFill>
                        <a:schemeClr val="tx1"/>
                      </a:solidFill>
                    </a:ln>
                  </pic:spPr>
                </pic:pic>
              </a:graphicData>
            </a:graphic>
          </wp:inline>
        </w:drawing>
      </w:r>
    </w:p>
    <w:p w:rsidR="00C9051F" w:rsidRPr="009C672D" w:rsidRDefault="00C9051F" w:rsidP="00C9051F">
      <w:pPr>
        <w:pStyle w:val="Epgrafe"/>
        <w:jc w:val="center"/>
        <w:rPr>
          <w:rFonts w:ascii="Arial" w:hAnsi="Arial" w:cs="Arial"/>
          <w:i/>
          <w:sz w:val="20"/>
          <w:szCs w:val="20"/>
          <w:lang w:val="es-CO"/>
        </w:rPr>
      </w:pPr>
      <w:bookmarkStart w:id="636" w:name="_Toc404584840"/>
      <w:r w:rsidRPr="009C672D">
        <w:rPr>
          <w:rFonts w:ascii="Arial" w:hAnsi="Arial" w:cs="Arial"/>
          <w:i/>
          <w:color w:val="auto"/>
          <w:sz w:val="20"/>
          <w:szCs w:val="20"/>
          <w:lang w:val="es-CO"/>
        </w:rPr>
        <w:t xml:space="preserve">Figura </w:t>
      </w:r>
      <w:r w:rsidRPr="003B3433">
        <w:rPr>
          <w:rFonts w:ascii="Arial" w:hAnsi="Arial" w:cs="Arial"/>
          <w:i/>
          <w:color w:val="auto"/>
          <w:sz w:val="20"/>
          <w:szCs w:val="20"/>
        </w:rPr>
        <w:fldChar w:fldCharType="begin"/>
      </w:r>
      <w:r w:rsidRPr="009C672D">
        <w:rPr>
          <w:rFonts w:ascii="Arial" w:hAnsi="Arial" w:cs="Arial"/>
          <w:i/>
          <w:color w:val="auto"/>
          <w:sz w:val="20"/>
          <w:szCs w:val="20"/>
          <w:lang w:val="es-CO"/>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lang w:val="es-CO"/>
        </w:rPr>
        <w:t>19</w:t>
      </w:r>
      <w:r w:rsidRPr="003B3433">
        <w:rPr>
          <w:rFonts w:ascii="Arial" w:hAnsi="Arial" w:cs="Arial"/>
          <w:i/>
          <w:color w:val="auto"/>
          <w:sz w:val="20"/>
          <w:szCs w:val="20"/>
        </w:rPr>
        <w:fldChar w:fldCharType="end"/>
      </w:r>
      <w:r w:rsidRPr="009C672D">
        <w:rPr>
          <w:rFonts w:ascii="Arial" w:hAnsi="Arial" w:cs="Arial"/>
          <w:i/>
          <w:color w:val="auto"/>
          <w:sz w:val="20"/>
          <w:szCs w:val="20"/>
          <w:lang w:val="es-CO"/>
        </w:rPr>
        <w:t xml:space="preserve">. </w:t>
      </w:r>
      <w:r>
        <w:rPr>
          <w:rFonts w:ascii="Arial" w:hAnsi="Arial" w:cs="Arial"/>
          <w:i/>
          <w:color w:val="auto"/>
          <w:sz w:val="20"/>
          <w:szCs w:val="20"/>
          <w:lang w:val="es-CO"/>
        </w:rPr>
        <w:t>Carpeta</w:t>
      </w:r>
      <w:r w:rsidRPr="009C672D">
        <w:rPr>
          <w:rFonts w:ascii="Arial" w:hAnsi="Arial" w:cs="Arial"/>
          <w:i/>
          <w:color w:val="auto"/>
          <w:sz w:val="20"/>
          <w:szCs w:val="20"/>
          <w:lang w:val="es-CO"/>
        </w:rPr>
        <w:t xml:space="preserve"> Fram</w:t>
      </w:r>
      <w:ins w:id="637" w:author="Interventoria" w:date="2014-11-24T08:44:00Z">
        <w:r w:rsidR="00A57CD3">
          <w:rPr>
            <w:rFonts w:ascii="Arial" w:hAnsi="Arial" w:cs="Arial"/>
            <w:i/>
            <w:color w:val="auto"/>
            <w:sz w:val="20"/>
            <w:szCs w:val="20"/>
            <w:lang w:val="es-CO"/>
          </w:rPr>
          <w:t>e</w:t>
        </w:r>
      </w:ins>
      <w:r w:rsidRPr="009C672D">
        <w:rPr>
          <w:rFonts w:ascii="Arial" w:hAnsi="Arial" w:cs="Arial"/>
          <w:i/>
          <w:color w:val="auto"/>
          <w:sz w:val="20"/>
          <w:szCs w:val="20"/>
          <w:lang w:val="es-CO"/>
        </w:rPr>
        <w:t>work</w:t>
      </w:r>
      <w:bookmarkEnd w:id="636"/>
      <w:r w:rsidRPr="009C672D">
        <w:rPr>
          <w:rFonts w:ascii="Arial" w:hAnsi="Arial" w:cs="Arial"/>
          <w:i/>
          <w:color w:val="auto"/>
          <w:sz w:val="20"/>
          <w:szCs w:val="20"/>
          <w:lang w:val="es-CO"/>
        </w:rPr>
        <w:t xml:space="preserve"> </w:t>
      </w:r>
    </w:p>
    <w:p w:rsidR="00E4514D" w:rsidRDefault="00E4514D" w:rsidP="00E56913">
      <w:pPr>
        <w:pStyle w:val="GELParrafo"/>
        <w:rPr>
          <w:lang w:val="es-CO"/>
        </w:rPr>
      </w:pPr>
    </w:p>
    <w:p w:rsidR="00CD3457" w:rsidRDefault="00CD3457" w:rsidP="00E56913">
      <w:pPr>
        <w:pStyle w:val="GELParrafo"/>
        <w:rPr>
          <w:lang w:val="es-CO"/>
        </w:rPr>
      </w:pPr>
    </w:p>
    <w:p w:rsidR="00CD3457" w:rsidRDefault="00CD3457" w:rsidP="00CD3457">
      <w:pPr>
        <w:pStyle w:val="GELParrafo"/>
        <w:numPr>
          <w:ilvl w:val="0"/>
          <w:numId w:val="13"/>
        </w:numPr>
        <w:rPr>
          <w:lang w:val="es-CO"/>
        </w:rPr>
      </w:pPr>
      <w:r w:rsidRPr="00CD3457">
        <w:rPr>
          <w:lang w:val="es-CO"/>
        </w:rPr>
        <w:t>Luego escribimos la instrucción</w:t>
      </w:r>
      <w:r w:rsidR="00FE1F90">
        <w:rPr>
          <w:lang w:val="es-CO"/>
        </w:rPr>
        <w:t>:</w:t>
      </w:r>
      <w:r w:rsidRPr="00CD3457">
        <w:rPr>
          <w:lang w:val="es-CO"/>
        </w:rPr>
        <w:t xml:space="preserve"> aspnet_regiis.exe </w:t>
      </w:r>
      <w:r>
        <w:rPr>
          <w:lang w:val="es-CO"/>
        </w:rPr>
        <w:t>–</w:t>
      </w:r>
      <w:r w:rsidRPr="00CD3457">
        <w:rPr>
          <w:lang w:val="es-CO"/>
        </w:rPr>
        <w:t>i</w:t>
      </w:r>
    </w:p>
    <w:p w:rsidR="00CD3457" w:rsidRDefault="00CD3457" w:rsidP="00CD3457">
      <w:pPr>
        <w:pStyle w:val="GELParrafo"/>
        <w:numPr>
          <w:ilvl w:val="0"/>
          <w:numId w:val="13"/>
        </w:numPr>
        <w:rPr>
          <w:lang w:val="es-CO"/>
        </w:rPr>
      </w:pPr>
      <w:r w:rsidRPr="00CD3457">
        <w:rPr>
          <w:lang w:val="es-CO"/>
        </w:rPr>
        <w:t>Por ultimo nos genera la siguiente pantalla</w:t>
      </w:r>
      <w:r>
        <w:rPr>
          <w:lang w:val="es-CO"/>
        </w:rPr>
        <w:t>.</w:t>
      </w:r>
    </w:p>
    <w:p w:rsidR="00CD3457" w:rsidRDefault="00CD3457" w:rsidP="00CD3457">
      <w:pPr>
        <w:pStyle w:val="GELParrafo"/>
        <w:rPr>
          <w:lang w:val="es-CO"/>
        </w:rPr>
      </w:pPr>
    </w:p>
    <w:p w:rsidR="00CD3457" w:rsidRPr="00CD3457" w:rsidRDefault="00CD3457" w:rsidP="00C9051F">
      <w:pPr>
        <w:pStyle w:val="GELParrafo"/>
        <w:jc w:val="center"/>
        <w:rPr>
          <w:lang w:val="es-CO"/>
        </w:rPr>
      </w:pPr>
      <w:r>
        <w:rPr>
          <w:noProof/>
          <w:lang w:val="es-CO" w:eastAsia="es-CO"/>
        </w:rPr>
        <w:drawing>
          <wp:inline distT="0" distB="0" distL="0" distR="0" wp14:anchorId="4BE65FB5" wp14:editId="5FF2800A">
            <wp:extent cx="4890052" cy="2427855"/>
            <wp:effectExtent l="19050" t="19050" r="25400" b="1079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0488" cy="2428071"/>
                    </a:xfrm>
                    <a:prstGeom prst="rect">
                      <a:avLst/>
                    </a:prstGeom>
                    <a:noFill/>
                    <a:ln>
                      <a:solidFill>
                        <a:schemeClr val="tx1"/>
                      </a:solidFill>
                    </a:ln>
                  </pic:spPr>
                </pic:pic>
              </a:graphicData>
            </a:graphic>
          </wp:inline>
        </w:drawing>
      </w:r>
    </w:p>
    <w:p w:rsidR="00C9051F" w:rsidRPr="009C672D" w:rsidRDefault="00C9051F" w:rsidP="00C9051F">
      <w:pPr>
        <w:pStyle w:val="Epgrafe"/>
        <w:jc w:val="center"/>
        <w:rPr>
          <w:rFonts w:ascii="Arial" w:hAnsi="Arial" w:cs="Arial"/>
          <w:i/>
          <w:sz w:val="20"/>
          <w:szCs w:val="20"/>
          <w:lang w:val="es-CO"/>
        </w:rPr>
      </w:pPr>
      <w:r>
        <w:rPr>
          <w:lang w:val="es-CO"/>
        </w:rPr>
        <w:t xml:space="preserve"> </w:t>
      </w:r>
      <w:bookmarkStart w:id="638" w:name="_Toc404584841"/>
      <w:r w:rsidRPr="009C672D">
        <w:rPr>
          <w:rFonts w:ascii="Arial" w:hAnsi="Arial" w:cs="Arial"/>
          <w:i/>
          <w:color w:val="auto"/>
          <w:sz w:val="20"/>
          <w:szCs w:val="20"/>
          <w:lang w:val="es-CO"/>
        </w:rPr>
        <w:t xml:space="preserve">Figura </w:t>
      </w:r>
      <w:r w:rsidRPr="003B3433">
        <w:rPr>
          <w:rFonts w:ascii="Arial" w:hAnsi="Arial" w:cs="Arial"/>
          <w:i/>
          <w:color w:val="auto"/>
          <w:sz w:val="20"/>
          <w:szCs w:val="20"/>
        </w:rPr>
        <w:fldChar w:fldCharType="begin"/>
      </w:r>
      <w:r w:rsidRPr="009C672D">
        <w:rPr>
          <w:rFonts w:ascii="Arial" w:hAnsi="Arial" w:cs="Arial"/>
          <w:i/>
          <w:color w:val="auto"/>
          <w:sz w:val="20"/>
          <w:szCs w:val="20"/>
          <w:lang w:val="es-CO"/>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lang w:val="es-CO"/>
        </w:rPr>
        <w:t>20</w:t>
      </w:r>
      <w:r w:rsidRPr="003B3433">
        <w:rPr>
          <w:rFonts w:ascii="Arial" w:hAnsi="Arial" w:cs="Arial"/>
          <w:i/>
          <w:color w:val="auto"/>
          <w:sz w:val="20"/>
          <w:szCs w:val="20"/>
        </w:rPr>
        <w:fldChar w:fldCharType="end"/>
      </w:r>
      <w:r w:rsidRPr="009C672D">
        <w:rPr>
          <w:rFonts w:ascii="Arial" w:hAnsi="Arial" w:cs="Arial"/>
          <w:i/>
          <w:color w:val="auto"/>
          <w:sz w:val="20"/>
          <w:szCs w:val="20"/>
          <w:lang w:val="es-CO"/>
        </w:rPr>
        <w:t xml:space="preserve">. </w:t>
      </w:r>
      <w:r>
        <w:rPr>
          <w:rFonts w:ascii="Arial" w:hAnsi="Arial" w:cs="Arial"/>
          <w:i/>
          <w:color w:val="auto"/>
          <w:sz w:val="20"/>
          <w:szCs w:val="20"/>
          <w:lang w:val="es-CO"/>
        </w:rPr>
        <w:t xml:space="preserve">Instalación </w:t>
      </w:r>
      <w:r w:rsidR="00C531E0">
        <w:rPr>
          <w:rFonts w:ascii="Arial" w:hAnsi="Arial" w:cs="Arial"/>
          <w:i/>
          <w:color w:val="auto"/>
          <w:sz w:val="20"/>
          <w:szCs w:val="20"/>
          <w:lang w:val="es-CO"/>
        </w:rPr>
        <w:t>ASP.NET</w:t>
      </w:r>
      <w:bookmarkEnd w:id="638"/>
      <w:r w:rsidR="00C531E0" w:rsidRPr="009C672D">
        <w:rPr>
          <w:rFonts w:ascii="Arial" w:hAnsi="Arial" w:cs="Arial"/>
          <w:i/>
          <w:color w:val="auto"/>
          <w:sz w:val="20"/>
          <w:szCs w:val="20"/>
          <w:lang w:val="es-CO"/>
        </w:rPr>
        <w:t xml:space="preserve"> </w:t>
      </w:r>
    </w:p>
    <w:p w:rsidR="00E56913" w:rsidRDefault="00E56913" w:rsidP="00E56913">
      <w:pPr>
        <w:pStyle w:val="GELParrafo"/>
        <w:rPr>
          <w:lang w:val="es-CO"/>
        </w:rPr>
      </w:pPr>
    </w:p>
    <w:p w:rsidR="008C698A" w:rsidRDefault="008C698A" w:rsidP="00E56913">
      <w:pPr>
        <w:pStyle w:val="GELParrafo"/>
        <w:rPr>
          <w:lang w:val="es-CO"/>
        </w:rPr>
      </w:pPr>
    </w:p>
    <w:p w:rsidR="00CD3457" w:rsidRDefault="00CD3457" w:rsidP="00E56913">
      <w:pPr>
        <w:pStyle w:val="GELParrafo"/>
        <w:rPr>
          <w:lang w:val="es-CO"/>
        </w:rPr>
      </w:pPr>
    </w:p>
    <w:p w:rsidR="00CD3457" w:rsidRDefault="00CD3457" w:rsidP="00CD3457">
      <w:pPr>
        <w:pStyle w:val="GELTtulo3"/>
      </w:pPr>
      <w:bookmarkStart w:id="639" w:name="_Toc404584800"/>
      <w:r>
        <w:lastRenderedPageBreak/>
        <w:t xml:space="preserve">INSTALACIÓN CONECTOR </w:t>
      </w:r>
      <w:proofErr w:type="spellStart"/>
      <w:r>
        <w:t>M</w:t>
      </w:r>
      <w:r w:rsidR="00DA1B5B">
        <w:rPr>
          <w:caps w:val="0"/>
        </w:rPr>
        <w:t>y</w:t>
      </w:r>
      <w:r>
        <w:t>SQL</w:t>
      </w:r>
      <w:bookmarkEnd w:id="639"/>
      <w:proofErr w:type="spellEnd"/>
    </w:p>
    <w:p w:rsidR="00CD3457" w:rsidRDefault="00CD3457" w:rsidP="00E56913">
      <w:pPr>
        <w:pStyle w:val="GELParrafo"/>
        <w:rPr>
          <w:lang w:val="es-CO"/>
        </w:rPr>
      </w:pPr>
    </w:p>
    <w:p w:rsidR="00CD3457" w:rsidRDefault="00EE5428" w:rsidP="00CD3457">
      <w:pPr>
        <w:pStyle w:val="GELParrafo"/>
        <w:numPr>
          <w:ilvl w:val="0"/>
          <w:numId w:val="14"/>
        </w:numPr>
        <w:rPr>
          <w:lang w:val="es-CO"/>
        </w:rPr>
      </w:pPr>
      <w:r>
        <w:rPr>
          <w:lang w:val="es-CO"/>
        </w:rPr>
        <w:t xml:space="preserve">Copiar el instalador desde </w:t>
      </w:r>
      <w:r>
        <w:t>el directorio llamado “Instaladores</w:t>
      </w:r>
      <w:r w:rsidR="007C62E9">
        <w:t>\</w:t>
      </w:r>
      <w:r w:rsidR="007C62E9" w:rsidRPr="007C62E9">
        <w:t xml:space="preserve"> </w:t>
      </w:r>
      <w:r w:rsidR="007C62E9">
        <w:t>Administrador web</w:t>
      </w:r>
      <w:r>
        <w:t>” que se encuentra CD de instalación al servidor.</w:t>
      </w:r>
      <w:r w:rsidRPr="00CD3457">
        <w:rPr>
          <w:lang w:val="es-CO"/>
        </w:rPr>
        <w:t xml:space="preserve"> </w:t>
      </w:r>
      <w:r>
        <w:rPr>
          <w:lang w:val="es-CO"/>
        </w:rPr>
        <w:t>Luego</w:t>
      </w:r>
      <w:r w:rsidR="00CD3457" w:rsidRPr="00CD3457">
        <w:rPr>
          <w:lang w:val="es-CO"/>
        </w:rPr>
        <w:t xml:space="preserve"> hacer doble clic sobre el instalador y genera la siguiente pantalla</w:t>
      </w:r>
      <w:r w:rsidR="00CD3457">
        <w:rPr>
          <w:lang w:val="es-CO"/>
        </w:rPr>
        <w:t>.</w:t>
      </w:r>
    </w:p>
    <w:p w:rsidR="00CD3457" w:rsidRDefault="00CD3457" w:rsidP="00CD3457">
      <w:pPr>
        <w:pStyle w:val="GELParrafo"/>
        <w:rPr>
          <w:lang w:val="es-CO"/>
        </w:rPr>
      </w:pPr>
    </w:p>
    <w:p w:rsidR="00CD3457" w:rsidRPr="00CD3457" w:rsidRDefault="00CD3457" w:rsidP="00C9051F">
      <w:pPr>
        <w:pStyle w:val="GELParrafo"/>
        <w:jc w:val="center"/>
        <w:rPr>
          <w:lang w:val="es-CO"/>
        </w:rPr>
      </w:pPr>
      <w:r>
        <w:rPr>
          <w:noProof/>
          <w:lang w:val="es-CO" w:eastAsia="es-CO"/>
        </w:rPr>
        <w:drawing>
          <wp:inline distT="0" distB="0" distL="0" distR="0" wp14:anchorId="4650FC61" wp14:editId="2BEEE8DC">
            <wp:extent cx="4730750" cy="3594100"/>
            <wp:effectExtent l="19050" t="19050" r="12700" b="2540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0750" cy="3594100"/>
                    </a:xfrm>
                    <a:prstGeom prst="rect">
                      <a:avLst/>
                    </a:prstGeom>
                    <a:noFill/>
                    <a:ln>
                      <a:solidFill>
                        <a:schemeClr val="tx1"/>
                      </a:solidFill>
                    </a:ln>
                  </pic:spPr>
                </pic:pic>
              </a:graphicData>
            </a:graphic>
          </wp:inline>
        </w:drawing>
      </w:r>
    </w:p>
    <w:p w:rsidR="00C9051F" w:rsidRPr="003B3433" w:rsidRDefault="00C9051F" w:rsidP="00C9051F">
      <w:pPr>
        <w:pStyle w:val="Epgrafe"/>
        <w:jc w:val="center"/>
        <w:rPr>
          <w:rFonts w:ascii="Arial" w:hAnsi="Arial" w:cs="Arial"/>
          <w:i/>
          <w:sz w:val="20"/>
          <w:szCs w:val="20"/>
        </w:rPr>
      </w:pPr>
      <w:r>
        <w:rPr>
          <w:lang w:val="es-CO"/>
        </w:rPr>
        <w:t xml:space="preserve"> </w:t>
      </w:r>
      <w:bookmarkStart w:id="640" w:name="_Toc404584842"/>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21</w:t>
      </w:r>
      <w:r w:rsidRPr="003B3433">
        <w:rPr>
          <w:rFonts w:ascii="Arial" w:hAnsi="Arial" w:cs="Arial"/>
          <w:i/>
          <w:color w:val="auto"/>
          <w:sz w:val="20"/>
          <w:szCs w:val="20"/>
        </w:rPr>
        <w:fldChar w:fldCharType="end"/>
      </w:r>
      <w:r>
        <w:rPr>
          <w:rFonts w:ascii="Arial" w:hAnsi="Arial" w:cs="Arial"/>
          <w:i/>
          <w:color w:val="auto"/>
          <w:sz w:val="20"/>
          <w:szCs w:val="20"/>
        </w:rPr>
        <w:t xml:space="preserve">. Inicio Instalador Conector </w:t>
      </w:r>
      <w:proofErr w:type="spellStart"/>
      <w:r w:rsidR="00DA1B5B">
        <w:rPr>
          <w:rFonts w:ascii="Arial" w:hAnsi="Arial" w:cs="Arial"/>
          <w:i/>
          <w:color w:val="auto"/>
          <w:sz w:val="20"/>
          <w:szCs w:val="20"/>
        </w:rPr>
        <w:t>M</w:t>
      </w:r>
      <w:r>
        <w:rPr>
          <w:rFonts w:ascii="Arial" w:hAnsi="Arial" w:cs="Arial"/>
          <w:i/>
          <w:color w:val="auto"/>
          <w:sz w:val="20"/>
          <w:szCs w:val="20"/>
        </w:rPr>
        <w:t>y</w:t>
      </w:r>
      <w:r w:rsidR="00DA1B5B">
        <w:rPr>
          <w:rFonts w:ascii="Arial" w:hAnsi="Arial" w:cs="Arial"/>
          <w:i/>
          <w:color w:val="auto"/>
          <w:sz w:val="20"/>
          <w:szCs w:val="20"/>
        </w:rPr>
        <w:t>SQL</w:t>
      </w:r>
      <w:bookmarkEnd w:id="640"/>
      <w:proofErr w:type="spellEnd"/>
    </w:p>
    <w:p w:rsidR="00E56913" w:rsidRPr="00CD3457" w:rsidRDefault="00E56913" w:rsidP="00E56913">
      <w:pPr>
        <w:pStyle w:val="GELParrafo"/>
        <w:rPr>
          <w:lang w:val="es-CO"/>
        </w:rPr>
      </w:pPr>
    </w:p>
    <w:p w:rsidR="00E56913" w:rsidRDefault="00E56913" w:rsidP="00E56913">
      <w:pPr>
        <w:pStyle w:val="GELParrafo"/>
        <w:rPr>
          <w:lang w:val="es-CO"/>
        </w:rPr>
      </w:pPr>
    </w:p>
    <w:p w:rsidR="00B0420E" w:rsidRPr="00CD3457" w:rsidRDefault="00B0420E" w:rsidP="00B0420E">
      <w:pPr>
        <w:pStyle w:val="GELParrafo"/>
        <w:numPr>
          <w:ilvl w:val="0"/>
          <w:numId w:val="14"/>
        </w:numPr>
        <w:rPr>
          <w:lang w:val="es-CO"/>
        </w:rPr>
      </w:pPr>
      <w:r w:rsidRPr="00B0420E">
        <w:rPr>
          <w:lang w:val="es-CO"/>
        </w:rPr>
        <w:t xml:space="preserve">Luego hacemos clic en </w:t>
      </w:r>
      <w:r w:rsidR="00886EE7">
        <w:rPr>
          <w:lang w:val="es-CO"/>
        </w:rPr>
        <w:t>“S</w:t>
      </w:r>
      <w:r w:rsidRPr="00B0420E">
        <w:rPr>
          <w:lang w:val="es-CO"/>
        </w:rPr>
        <w:t>iguiente</w:t>
      </w:r>
      <w:r w:rsidR="00886EE7">
        <w:rPr>
          <w:lang w:val="es-CO"/>
        </w:rPr>
        <w:t>” (</w:t>
      </w:r>
      <w:proofErr w:type="spellStart"/>
      <w:r w:rsidR="00886EE7">
        <w:rPr>
          <w:lang w:val="es-CO"/>
        </w:rPr>
        <w:t>Next</w:t>
      </w:r>
      <w:proofErr w:type="spellEnd"/>
      <w:r w:rsidR="00886EE7">
        <w:rPr>
          <w:lang w:val="es-CO"/>
        </w:rPr>
        <w:t>)</w:t>
      </w:r>
    </w:p>
    <w:p w:rsidR="00E56913" w:rsidRPr="00CD3457" w:rsidRDefault="00E56913" w:rsidP="00E56913">
      <w:pPr>
        <w:pStyle w:val="GELParrafo"/>
        <w:rPr>
          <w:lang w:val="es-CO"/>
        </w:rPr>
      </w:pPr>
    </w:p>
    <w:p w:rsidR="00E56913" w:rsidRPr="00CD3457" w:rsidRDefault="007379AB" w:rsidP="00C9051F">
      <w:pPr>
        <w:pStyle w:val="GELParrafo"/>
        <w:jc w:val="center"/>
        <w:rPr>
          <w:lang w:val="es-CO"/>
        </w:rPr>
      </w:pPr>
      <w:r>
        <w:rPr>
          <w:noProof/>
          <w:lang w:val="es-CO" w:eastAsia="es-CO"/>
        </w:rPr>
        <w:lastRenderedPageBreak/>
        <w:drawing>
          <wp:inline distT="0" distB="0" distL="0" distR="0" wp14:anchorId="3551D294" wp14:editId="1F0855CE">
            <wp:extent cx="4743450" cy="3600450"/>
            <wp:effectExtent l="19050" t="19050" r="19050" b="190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3450" cy="3600450"/>
                    </a:xfrm>
                    <a:prstGeom prst="rect">
                      <a:avLst/>
                    </a:prstGeom>
                    <a:noFill/>
                    <a:ln>
                      <a:solidFill>
                        <a:schemeClr val="tx1"/>
                      </a:solidFill>
                    </a:ln>
                  </pic:spPr>
                </pic:pic>
              </a:graphicData>
            </a:graphic>
          </wp:inline>
        </w:drawing>
      </w:r>
    </w:p>
    <w:p w:rsidR="00E56913" w:rsidRPr="00C9051F" w:rsidRDefault="00C9051F" w:rsidP="00C9051F">
      <w:pPr>
        <w:pStyle w:val="Epgrafe"/>
        <w:jc w:val="center"/>
      </w:pPr>
      <w:bookmarkStart w:id="641" w:name="_Toc404584843"/>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22</w:t>
      </w:r>
      <w:r w:rsidRPr="003B3433">
        <w:rPr>
          <w:rFonts w:ascii="Arial" w:hAnsi="Arial" w:cs="Arial"/>
          <w:i/>
          <w:color w:val="auto"/>
          <w:sz w:val="20"/>
          <w:szCs w:val="20"/>
        </w:rPr>
        <w:fldChar w:fldCharType="end"/>
      </w:r>
      <w:r>
        <w:rPr>
          <w:rFonts w:ascii="Arial" w:hAnsi="Arial" w:cs="Arial"/>
          <w:i/>
          <w:color w:val="auto"/>
          <w:sz w:val="20"/>
          <w:szCs w:val="20"/>
        </w:rPr>
        <w:t xml:space="preserve">. </w:t>
      </w:r>
      <w:proofErr w:type="spellStart"/>
      <w:r>
        <w:rPr>
          <w:rFonts w:ascii="Arial" w:hAnsi="Arial" w:cs="Arial"/>
          <w:i/>
          <w:color w:val="auto"/>
          <w:sz w:val="20"/>
          <w:szCs w:val="20"/>
        </w:rPr>
        <w:t>Setup</w:t>
      </w:r>
      <w:proofErr w:type="spellEnd"/>
      <w:r>
        <w:rPr>
          <w:rFonts w:ascii="Arial" w:hAnsi="Arial" w:cs="Arial"/>
          <w:i/>
          <w:color w:val="auto"/>
          <w:sz w:val="20"/>
          <w:szCs w:val="20"/>
        </w:rPr>
        <w:t xml:space="preserve"> Instalador Conector </w:t>
      </w:r>
      <w:proofErr w:type="spellStart"/>
      <w:r w:rsidR="00FE1F90">
        <w:rPr>
          <w:rFonts w:ascii="Arial" w:hAnsi="Arial" w:cs="Arial"/>
          <w:i/>
          <w:color w:val="auto"/>
          <w:sz w:val="20"/>
          <w:szCs w:val="20"/>
        </w:rPr>
        <w:t>M</w:t>
      </w:r>
      <w:r>
        <w:rPr>
          <w:rFonts w:ascii="Arial" w:hAnsi="Arial" w:cs="Arial"/>
          <w:i/>
          <w:color w:val="auto"/>
          <w:sz w:val="20"/>
          <w:szCs w:val="20"/>
        </w:rPr>
        <w:t>y</w:t>
      </w:r>
      <w:r w:rsidR="00FE1F90">
        <w:rPr>
          <w:rFonts w:ascii="Arial" w:hAnsi="Arial" w:cs="Arial"/>
          <w:i/>
          <w:color w:val="auto"/>
          <w:sz w:val="20"/>
          <w:szCs w:val="20"/>
        </w:rPr>
        <w:t>SQL</w:t>
      </w:r>
      <w:bookmarkEnd w:id="641"/>
      <w:proofErr w:type="spellEnd"/>
    </w:p>
    <w:p w:rsidR="00E56913" w:rsidRPr="00C9051F" w:rsidRDefault="00E56913" w:rsidP="00E56913">
      <w:pPr>
        <w:pStyle w:val="GELParrafo"/>
      </w:pPr>
    </w:p>
    <w:p w:rsidR="00905523" w:rsidRDefault="00905523" w:rsidP="00905523">
      <w:pPr>
        <w:pStyle w:val="GELParrafo"/>
        <w:numPr>
          <w:ilvl w:val="0"/>
          <w:numId w:val="14"/>
        </w:numPr>
      </w:pPr>
      <w:r>
        <w:t xml:space="preserve">Hacemos clic en </w:t>
      </w:r>
      <w:r w:rsidR="00FE1F90">
        <w:t>“C</w:t>
      </w:r>
      <w:r>
        <w:t>omplete</w:t>
      </w:r>
      <w:r w:rsidR="00FE1F90">
        <w:t>”</w:t>
      </w:r>
      <w:r>
        <w:t xml:space="preserve"> y luego clic en </w:t>
      </w:r>
      <w:r w:rsidR="00FE1F90">
        <w:t>“</w:t>
      </w:r>
      <w:proofErr w:type="spellStart"/>
      <w:r>
        <w:t>Install</w:t>
      </w:r>
      <w:proofErr w:type="spellEnd"/>
      <w:r w:rsidR="00FE1F90">
        <w:t>”</w:t>
      </w:r>
    </w:p>
    <w:p w:rsidR="00E56913" w:rsidRPr="00905523" w:rsidRDefault="00905523" w:rsidP="00905523">
      <w:pPr>
        <w:pStyle w:val="GELParrafo"/>
        <w:numPr>
          <w:ilvl w:val="0"/>
          <w:numId w:val="14"/>
        </w:numPr>
      </w:pPr>
      <w:r>
        <w:t xml:space="preserve">Por último clic en el botón  </w:t>
      </w:r>
      <w:r w:rsidR="00FE1F90">
        <w:t>“</w:t>
      </w:r>
      <w:proofErr w:type="spellStart"/>
      <w:r w:rsidR="003E3F7F">
        <w:t>F</w:t>
      </w:r>
      <w:r>
        <w:t>inish</w:t>
      </w:r>
      <w:proofErr w:type="spellEnd"/>
      <w:r w:rsidR="00FE1F90">
        <w:t>”</w:t>
      </w:r>
    </w:p>
    <w:p w:rsidR="00E56913" w:rsidRPr="00177CF7" w:rsidRDefault="00E56913" w:rsidP="00E56913">
      <w:pPr>
        <w:pStyle w:val="GELParrafo"/>
      </w:pPr>
    </w:p>
    <w:p w:rsidR="00177CF7" w:rsidRPr="00177CF7" w:rsidRDefault="00177CF7" w:rsidP="00177CF7">
      <w:pPr>
        <w:pStyle w:val="GELTtulo3"/>
      </w:pPr>
      <w:bookmarkStart w:id="642" w:name="_Toc404584801"/>
      <w:r>
        <w:t>INSTALACION DEL SITIO</w:t>
      </w:r>
      <w:bookmarkEnd w:id="642"/>
    </w:p>
    <w:p w:rsidR="00AB71D9" w:rsidRPr="002E31E1" w:rsidRDefault="00177CF7" w:rsidP="00FE1F90">
      <w:pPr>
        <w:pStyle w:val="GELParrafo"/>
        <w:numPr>
          <w:ilvl w:val="0"/>
          <w:numId w:val="15"/>
        </w:numPr>
        <w:rPr>
          <w:lang w:val="es-CO"/>
        </w:rPr>
      </w:pPr>
      <w:r w:rsidRPr="002E31E1">
        <w:rPr>
          <w:lang w:val="es-CO"/>
        </w:rPr>
        <w:t xml:space="preserve">Ubicar en la </w:t>
      </w:r>
      <w:r w:rsidR="00BB7B75" w:rsidRPr="002E31E1">
        <w:rPr>
          <w:lang w:val="es-CO"/>
        </w:rPr>
        <w:t xml:space="preserve">segunda unidad </w:t>
      </w:r>
      <w:r w:rsidRPr="002E31E1">
        <w:rPr>
          <w:lang w:val="es-CO"/>
        </w:rPr>
        <w:t xml:space="preserve">del servidor  la carpeta que se encuentra en el </w:t>
      </w:r>
      <w:r w:rsidR="00886EE7" w:rsidRPr="002E31E1">
        <w:rPr>
          <w:lang w:val="es-CO"/>
        </w:rPr>
        <w:t xml:space="preserve">CD </w:t>
      </w:r>
      <w:r w:rsidRPr="002E31E1">
        <w:rPr>
          <w:lang w:val="es-CO"/>
        </w:rPr>
        <w:t xml:space="preserve">de instalación llamada </w:t>
      </w:r>
      <w:r w:rsidR="00BB7B75" w:rsidRPr="002E31E1">
        <w:rPr>
          <w:lang w:val="es-CO"/>
        </w:rPr>
        <w:t>“Fuentes\Administrador Web\</w:t>
      </w:r>
      <w:proofErr w:type="spellStart"/>
      <w:r w:rsidRPr="002E31E1">
        <w:rPr>
          <w:lang w:val="es-CO"/>
        </w:rPr>
        <w:t>ElefantesBlancosWeb</w:t>
      </w:r>
      <w:proofErr w:type="spellEnd"/>
      <w:del w:id="643" w:author="Carolina Fajardo" w:date="2014-11-20T10:34:00Z">
        <w:r w:rsidR="00BB7B75">
          <w:rPr>
            <w:lang w:val="es-CO"/>
          </w:rPr>
          <w:delText>”</w:delText>
        </w:r>
        <w:r w:rsidRPr="00177CF7">
          <w:rPr>
            <w:lang w:val="es-CO"/>
          </w:rPr>
          <w:delText>.</w:delText>
        </w:r>
      </w:del>
      <w:ins w:id="644" w:author="Carolina Fajardo" w:date="2014-11-20T10:34:00Z">
        <w:r w:rsidR="002E31E1">
          <w:rPr>
            <w:lang w:val="es-CO"/>
          </w:rPr>
          <w:t>\</w:t>
        </w:r>
        <w:proofErr w:type="spellStart"/>
        <w:r w:rsidR="002E31E1">
          <w:rPr>
            <w:lang w:val="es-CO"/>
          </w:rPr>
          <w:t>CodigoFuente</w:t>
        </w:r>
        <w:proofErr w:type="spellEnd"/>
        <w:r w:rsidR="00BB7B75" w:rsidRPr="002E31E1">
          <w:rPr>
            <w:lang w:val="es-CO"/>
          </w:rPr>
          <w:t>”</w:t>
        </w:r>
        <w:r w:rsidR="002E31E1" w:rsidRPr="002E31E1">
          <w:rPr>
            <w:lang w:val="es-CO"/>
          </w:rPr>
          <w:t xml:space="preserve"> que contiene el código fuente</w:t>
        </w:r>
        <w:r w:rsidRPr="002E31E1">
          <w:rPr>
            <w:lang w:val="es-CO"/>
          </w:rPr>
          <w:t>.</w:t>
        </w:r>
        <w:r w:rsidR="002E31E1" w:rsidRPr="002E31E1">
          <w:rPr>
            <w:lang w:val="es-CO"/>
          </w:rPr>
          <w:t xml:space="preserve"> Si desea, puede generar nueva compilación del </w:t>
        </w:r>
        <w:r w:rsidR="002E31E1">
          <w:rPr>
            <w:lang w:val="es-CO"/>
          </w:rPr>
          <w:t>sitio</w:t>
        </w:r>
        <w:r w:rsidR="00AB71D9" w:rsidRPr="002E31E1">
          <w:rPr>
            <w:lang w:val="es-CO"/>
          </w:rPr>
          <w:t>, utilizando la versi</w:t>
        </w:r>
        <w:r w:rsidR="00937E4E" w:rsidRPr="002E31E1">
          <w:rPr>
            <w:lang w:val="es-CO"/>
          </w:rPr>
          <w:t>ón apropiada de Visual Studio, para este caso Versión 2012, que fue con la que se desarrolló la aplicación.</w:t>
        </w:r>
      </w:ins>
    </w:p>
    <w:p w:rsidR="002E31E1" w:rsidRDefault="002E31E1" w:rsidP="00FE1F90">
      <w:pPr>
        <w:pStyle w:val="GELParrafo"/>
        <w:numPr>
          <w:ilvl w:val="0"/>
          <w:numId w:val="15"/>
        </w:numPr>
        <w:rPr>
          <w:ins w:id="645" w:author="Carolina Fajardo" w:date="2014-11-20T10:34:00Z"/>
          <w:lang w:val="es-CO"/>
        </w:rPr>
      </w:pPr>
      <w:ins w:id="646" w:author="Carolina Fajardo" w:date="2014-11-20T10:34:00Z">
        <w:r>
          <w:rPr>
            <w:lang w:val="es-CO"/>
          </w:rPr>
          <w:t xml:space="preserve">Sin embargo, puede utilizar la versión ya compilada, que se encuentra en el CD de instalación en la ruta </w:t>
        </w:r>
        <w:r w:rsidRPr="002E31E1">
          <w:rPr>
            <w:lang w:val="es-CO"/>
          </w:rPr>
          <w:t>Fuentes\Administrador Web\</w:t>
        </w:r>
        <w:proofErr w:type="spellStart"/>
        <w:r w:rsidRPr="002E31E1">
          <w:rPr>
            <w:lang w:val="es-CO"/>
          </w:rPr>
          <w:t>ElefantesBlancosWeb</w:t>
        </w:r>
        <w:proofErr w:type="spellEnd"/>
        <w:r>
          <w:rPr>
            <w:lang w:val="es-CO"/>
          </w:rPr>
          <w:t>\</w:t>
        </w:r>
        <w:proofErr w:type="spellStart"/>
        <w:r>
          <w:rPr>
            <w:lang w:val="es-CO"/>
          </w:rPr>
          <w:t>CodigoObjeto</w:t>
        </w:r>
        <w:proofErr w:type="spellEnd"/>
      </w:ins>
    </w:p>
    <w:p w:rsidR="00FE1F90" w:rsidRPr="00FE1F90" w:rsidRDefault="00177CF7" w:rsidP="00FE1F90">
      <w:pPr>
        <w:pStyle w:val="GELParrafo"/>
        <w:numPr>
          <w:ilvl w:val="0"/>
          <w:numId w:val="15"/>
        </w:numPr>
        <w:rPr>
          <w:lang w:val="es-CO"/>
        </w:rPr>
      </w:pPr>
      <w:r w:rsidRPr="00177CF7">
        <w:rPr>
          <w:lang w:val="es-CO"/>
        </w:rPr>
        <w:lastRenderedPageBreak/>
        <w:t xml:space="preserve">Abrir el </w:t>
      </w:r>
      <w:r w:rsidR="00FE1F90">
        <w:rPr>
          <w:lang w:val="es-CO"/>
        </w:rPr>
        <w:t>I</w:t>
      </w:r>
      <w:r w:rsidRPr="00177CF7">
        <w:rPr>
          <w:lang w:val="es-CO"/>
        </w:rPr>
        <w:t xml:space="preserve">nternet </w:t>
      </w:r>
      <w:proofErr w:type="spellStart"/>
      <w:r w:rsidR="00FE1F90">
        <w:rPr>
          <w:lang w:val="es-CO"/>
        </w:rPr>
        <w:t>I</w:t>
      </w:r>
      <w:r w:rsidRPr="00177CF7">
        <w:rPr>
          <w:lang w:val="es-CO"/>
        </w:rPr>
        <w:t>nformation</w:t>
      </w:r>
      <w:proofErr w:type="spellEnd"/>
      <w:r w:rsidRPr="00177CF7">
        <w:rPr>
          <w:lang w:val="es-CO"/>
        </w:rPr>
        <w:t xml:space="preserve"> </w:t>
      </w:r>
      <w:r w:rsidR="00FE1F90">
        <w:rPr>
          <w:lang w:val="es-CO"/>
        </w:rPr>
        <w:t>S</w:t>
      </w:r>
      <w:r w:rsidRPr="00177CF7">
        <w:rPr>
          <w:lang w:val="es-CO"/>
        </w:rPr>
        <w:t xml:space="preserve">erver 7 </w:t>
      </w:r>
      <w:ins w:id="647" w:author="Carolina Fajardo" w:date="2014-11-20T10:34:00Z">
        <w:r w:rsidRPr="00177CF7">
          <w:rPr>
            <w:lang w:val="es-CO"/>
          </w:rPr>
          <w:t xml:space="preserve"> </w:t>
        </w:r>
        <w:r w:rsidR="00544D95">
          <w:rPr>
            <w:lang w:val="es-CO"/>
          </w:rPr>
          <w:t>(</w:t>
        </w:r>
        <w:proofErr w:type="spellStart"/>
        <w:r w:rsidR="00544D95">
          <w:rPr>
            <w:lang w:val="es-CO"/>
          </w:rPr>
          <w:t>cmd</w:t>
        </w:r>
        <w:proofErr w:type="spellEnd"/>
        <w:r w:rsidR="00544D95">
          <w:rPr>
            <w:lang w:val="es-CO"/>
          </w:rPr>
          <w:t xml:space="preserve"> / </w:t>
        </w:r>
        <w:proofErr w:type="spellStart"/>
        <w:r w:rsidR="00544D95" w:rsidRPr="002A0B77">
          <w:rPr>
            <w:rFonts w:cs="Arial"/>
            <w:b/>
            <w:bCs/>
            <w:color w:val="2A2A2A"/>
            <w:szCs w:val="24"/>
          </w:rPr>
          <w:t>inetmgr</w:t>
        </w:r>
        <w:proofErr w:type="spellEnd"/>
        <w:r w:rsidR="00544D95" w:rsidRPr="00A57CD3">
          <w:rPr>
            <w:rFonts w:cs="Arial"/>
            <w:szCs w:val="24"/>
            <w:lang w:val="es-CO"/>
          </w:rPr>
          <w:t>)</w:t>
        </w:r>
      </w:ins>
      <w:r w:rsidR="00544D95">
        <w:rPr>
          <w:lang w:val="es-CO"/>
        </w:rPr>
        <w:t xml:space="preserve"> </w:t>
      </w:r>
      <w:r w:rsidRPr="00177CF7">
        <w:rPr>
          <w:lang w:val="es-CO"/>
        </w:rPr>
        <w:t xml:space="preserve">y detener  el sitio web por </w:t>
      </w:r>
      <w:r w:rsidR="00FE1F90">
        <w:rPr>
          <w:lang w:val="es-CO"/>
        </w:rPr>
        <w:t>defecto.</w:t>
      </w:r>
    </w:p>
    <w:p w:rsidR="00E56913" w:rsidRDefault="00177CF7" w:rsidP="00177CF7">
      <w:pPr>
        <w:pStyle w:val="GELParrafo"/>
        <w:numPr>
          <w:ilvl w:val="0"/>
          <w:numId w:val="15"/>
        </w:numPr>
        <w:rPr>
          <w:lang w:val="es-CO"/>
        </w:rPr>
      </w:pPr>
      <w:r w:rsidRPr="00177CF7">
        <w:rPr>
          <w:lang w:val="es-CO"/>
        </w:rPr>
        <w:t>Luego  hacer clic derecho sobre sitio y agregar nuevo sitio</w:t>
      </w:r>
      <w:r w:rsidR="00FE1F90">
        <w:rPr>
          <w:lang w:val="es-CO"/>
        </w:rPr>
        <w:t>.</w:t>
      </w:r>
    </w:p>
    <w:p w:rsidR="00177CF7" w:rsidRDefault="00177CF7" w:rsidP="00177CF7">
      <w:pPr>
        <w:pStyle w:val="GELParrafo"/>
        <w:rPr>
          <w:lang w:val="es-CO"/>
        </w:rPr>
      </w:pPr>
    </w:p>
    <w:p w:rsidR="00177CF7" w:rsidRPr="00177CF7" w:rsidRDefault="00177CF7" w:rsidP="00C9051F">
      <w:pPr>
        <w:pStyle w:val="GELParrafo"/>
        <w:jc w:val="center"/>
        <w:rPr>
          <w:lang w:val="es-CO"/>
        </w:rPr>
      </w:pPr>
      <w:r>
        <w:rPr>
          <w:noProof/>
          <w:lang w:val="es-CO" w:eastAsia="es-CO"/>
        </w:rPr>
        <w:drawing>
          <wp:inline distT="0" distB="0" distL="0" distR="0" wp14:anchorId="0EB11429" wp14:editId="3A5F2942">
            <wp:extent cx="5613400" cy="3160395"/>
            <wp:effectExtent l="19050" t="19050" r="25400" b="20955"/>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IO.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13400" cy="3160395"/>
                    </a:xfrm>
                    <a:prstGeom prst="rect">
                      <a:avLst/>
                    </a:prstGeom>
                    <a:ln>
                      <a:solidFill>
                        <a:schemeClr val="tx1"/>
                      </a:solidFill>
                    </a:ln>
                  </pic:spPr>
                </pic:pic>
              </a:graphicData>
            </a:graphic>
          </wp:inline>
        </w:drawing>
      </w:r>
    </w:p>
    <w:p w:rsidR="00C9051F" w:rsidRPr="00C9051F" w:rsidRDefault="00C9051F" w:rsidP="00C9051F">
      <w:pPr>
        <w:pStyle w:val="Epgrafe"/>
        <w:jc w:val="center"/>
      </w:pPr>
      <w:r>
        <w:rPr>
          <w:lang w:val="es-CO"/>
        </w:rPr>
        <w:t xml:space="preserve"> </w:t>
      </w:r>
      <w:bookmarkStart w:id="648" w:name="_Toc404584844"/>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23</w:t>
      </w:r>
      <w:r w:rsidRPr="003B3433">
        <w:rPr>
          <w:rFonts w:ascii="Arial" w:hAnsi="Arial" w:cs="Arial"/>
          <w:i/>
          <w:color w:val="auto"/>
          <w:sz w:val="20"/>
          <w:szCs w:val="20"/>
        </w:rPr>
        <w:fldChar w:fldCharType="end"/>
      </w:r>
      <w:r>
        <w:rPr>
          <w:rFonts w:ascii="Arial" w:hAnsi="Arial" w:cs="Arial"/>
          <w:i/>
          <w:color w:val="auto"/>
          <w:sz w:val="20"/>
          <w:szCs w:val="20"/>
        </w:rPr>
        <w:t>. Inicio IIS</w:t>
      </w:r>
      <w:bookmarkEnd w:id="648"/>
    </w:p>
    <w:p w:rsidR="00E56913" w:rsidRPr="00C9051F" w:rsidRDefault="00E56913" w:rsidP="00E56913">
      <w:pPr>
        <w:pStyle w:val="GELParrafo"/>
      </w:pPr>
    </w:p>
    <w:p w:rsidR="00E56913" w:rsidRDefault="00177CF7" w:rsidP="00177CF7">
      <w:pPr>
        <w:pStyle w:val="GELParrafo"/>
        <w:numPr>
          <w:ilvl w:val="0"/>
          <w:numId w:val="16"/>
        </w:numPr>
        <w:rPr>
          <w:lang w:val="es-CO"/>
        </w:rPr>
      </w:pPr>
      <w:r w:rsidRPr="00177CF7">
        <w:rPr>
          <w:lang w:val="es-CO"/>
        </w:rPr>
        <w:t xml:space="preserve">Luego en el nombre del sitio escribir </w:t>
      </w:r>
      <w:proofErr w:type="spellStart"/>
      <w:r w:rsidRPr="00177CF7">
        <w:rPr>
          <w:lang w:val="es-CO"/>
        </w:rPr>
        <w:t>ElefantesBlancos</w:t>
      </w:r>
      <w:r w:rsidR="00DF55F8">
        <w:rPr>
          <w:lang w:val="es-CO"/>
        </w:rPr>
        <w:t>Administrador</w:t>
      </w:r>
      <w:proofErr w:type="spellEnd"/>
      <w:r w:rsidRPr="00177CF7">
        <w:rPr>
          <w:lang w:val="es-CO"/>
        </w:rPr>
        <w:t xml:space="preserve"> y en ruta física buscar el directorio que copiamos en el servidor en el paso anterior llamado Elefantes</w:t>
      </w:r>
      <w:r w:rsidR="00C9051F">
        <w:rPr>
          <w:lang w:val="es-CO"/>
        </w:rPr>
        <w:t xml:space="preserve"> </w:t>
      </w:r>
      <w:r w:rsidRPr="00177CF7">
        <w:rPr>
          <w:lang w:val="es-CO"/>
        </w:rPr>
        <w:t>Blancos Web.</w:t>
      </w:r>
    </w:p>
    <w:p w:rsidR="00177CF7" w:rsidRDefault="00177CF7" w:rsidP="00177CF7">
      <w:pPr>
        <w:pStyle w:val="GELParrafo"/>
        <w:rPr>
          <w:lang w:val="es-CO"/>
        </w:rPr>
      </w:pPr>
    </w:p>
    <w:p w:rsidR="00177CF7" w:rsidRPr="00CD3457" w:rsidRDefault="00177CF7" w:rsidP="00C9051F">
      <w:pPr>
        <w:pStyle w:val="GELParrafo"/>
        <w:jc w:val="center"/>
        <w:rPr>
          <w:lang w:val="es-CO"/>
        </w:rPr>
      </w:pPr>
      <w:r>
        <w:rPr>
          <w:noProof/>
          <w:lang w:val="es-CO" w:eastAsia="es-CO"/>
        </w:rPr>
        <w:lastRenderedPageBreak/>
        <w:drawing>
          <wp:inline distT="0" distB="0" distL="0" distR="0" wp14:anchorId="28E4FBE5" wp14:editId="73A054EF">
            <wp:extent cx="4248150" cy="4171950"/>
            <wp:effectExtent l="19050" t="19050" r="19050" b="190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48150" cy="4171950"/>
                    </a:xfrm>
                    <a:prstGeom prst="rect">
                      <a:avLst/>
                    </a:prstGeom>
                    <a:noFill/>
                    <a:ln>
                      <a:solidFill>
                        <a:schemeClr val="tx1"/>
                      </a:solidFill>
                    </a:ln>
                  </pic:spPr>
                </pic:pic>
              </a:graphicData>
            </a:graphic>
          </wp:inline>
        </w:drawing>
      </w:r>
    </w:p>
    <w:p w:rsidR="00C9051F" w:rsidRPr="00C9051F" w:rsidRDefault="00C9051F" w:rsidP="00C9051F">
      <w:pPr>
        <w:pStyle w:val="Epgrafe"/>
        <w:jc w:val="center"/>
      </w:pPr>
      <w:r>
        <w:rPr>
          <w:lang w:val="es-CO"/>
        </w:rPr>
        <w:t xml:space="preserve"> </w:t>
      </w:r>
      <w:bookmarkStart w:id="649" w:name="_Toc404584845"/>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24</w:t>
      </w:r>
      <w:r w:rsidRPr="003B3433">
        <w:rPr>
          <w:rFonts w:ascii="Arial" w:hAnsi="Arial" w:cs="Arial"/>
          <w:i/>
          <w:color w:val="auto"/>
          <w:sz w:val="20"/>
          <w:szCs w:val="20"/>
        </w:rPr>
        <w:fldChar w:fldCharType="end"/>
      </w:r>
      <w:r>
        <w:rPr>
          <w:rFonts w:ascii="Arial" w:hAnsi="Arial" w:cs="Arial"/>
          <w:i/>
          <w:color w:val="auto"/>
          <w:sz w:val="20"/>
          <w:szCs w:val="20"/>
        </w:rPr>
        <w:t>. Agregar Sitio Web</w:t>
      </w:r>
      <w:bookmarkEnd w:id="649"/>
    </w:p>
    <w:p w:rsidR="00E56913" w:rsidRPr="00C9051F" w:rsidRDefault="00E56913" w:rsidP="00E56913">
      <w:pPr>
        <w:pStyle w:val="GELParrafo"/>
      </w:pPr>
    </w:p>
    <w:p w:rsidR="00177CF7" w:rsidRDefault="00177CF7" w:rsidP="00E56913">
      <w:pPr>
        <w:pStyle w:val="GELParrafo"/>
        <w:rPr>
          <w:lang w:val="es-CO"/>
        </w:rPr>
      </w:pPr>
    </w:p>
    <w:p w:rsidR="00B022C8" w:rsidRDefault="00B022C8" w:rsidP="00B022C8">
      <w:pPr>
        <w:pStyle w:val="GELParrafo"/>
        <w:numPr>
          <w:ilvl w:val="0"/>
          <w:numId w:val="16"/>
        </w:numPr>
        <w:rPr>
          <w:lang w:val="es-CO"/>
        </w:rPr>
      </w:pPr>
      <w:r w:rsidRPr="00B022C8">
        <w:rPr>
          <w:lang w:val="es-CO"/>
        </w:rPr>
        <w:t xml:space="preserve">Clic en el botón </w:t>
      </w:r>
      <w:r w:rsidR="00886EE7">
        <w:rPr>
          <w:lang w:val="es-CO"/>
        </w:rPr>
        <w:t>“A</w:t>
      </w:r>
      <w:r w:rsidRPr="00B022C8">
        <w:rPr>
          <w:lang w:val="es-CO"/>
        </w:rPr>
        <w:t>ceptar</w:t>
      </w:r>
      <w:r w:rsidR="00886EE7">
        <w:rPr>
          <w:lang w:val="es-CO"/>
        </w:rPr>
        <w:t>”</w:t>
      </w:r>
      <w:r w:rsidRPr="00B022C8">
        <w:rPr>
          <w:lang w:val="es-CO"/>
        </w:rPr>
        <w:t>.</w:t>
      </w:r>
    </w:p>
    <w:p w:rsidR="005B27EE" w:rsidRDefault="00B022C8" w:rsidP="00B022C8">
      <w:pPr>
        <w:pStyle w:val="GELParrafo"/>
        <w:numPr>
          <w:ilvl w:val="0"/>
          <w:numId w:val="16"/>
        </w:numPr>
        <w:rPr>
          <w:ins w:id="650" w:author="Carolina Fajardo" w:date="2014-11-20T10:34:00Z"/>
          <w:lang w:val="es-CO"/>
        </w:rPr>
      </w:pPr>
      <w:r w:rsidRPr="00B022C8">
        <w:rPr>
          <w:lang w:val="es-CO"/>
        </w:rPr>
        <w:t xml:space="preserve">Luego nos vamos a </w:t>
      </w:r>
      <w:r w:rsidR="00886EE7">
        <w:rPr>
          <w:lang w:val="es-CO"/>
        </w:rPr>
        <w:t>“</w:t>
      </w:r>
      <w:r w:rsidRPr="00B022C8">
        <w:rPr>
          <w:lang w:val="es-CO"/>
        </w:rPr>
        <w:t>Grupo de aplicaciones</w:t>
      </w:r>
      <w:r w:rsidR="00886EE7">
        <w:rPr>
          <w:lang w:val="es-CO"/>
        </w:rPr>
        <w:t>”</w:t>
      </w:r>
      <w:r w:rsidRPr="00B022C8">
        <w:rPr>
          <w:lang w:val="es-CO"/>
        </w:rPr>
        <w:t xml:space="preserve"> y localizamos la que se llama </w:t>
      </w:r>
      <w:proofErr w:type="spellStart"/>
      <w:r w:rsidRPr="00B022C8">
        <w:rPr>
          <w:lang w:val="es-CO"/>
        </w:rPr>
        <w:t>ElefantesBlancosWeb</w:t>
      </w:r>
      <w:proofErr w:type="spellEnd"/>
      <w:r w:rsidRPr="00B022C8">
        <w:rPr>
          <w:lang w:val="es-CO"/>
        </w:rPr>
        <w:t xml:space="preserve"> </w:t>
      </w:r>
    </w:p>
    <w:p w:rsidR="005B27EE" w:rsidRDefault="005B27EE" w:rsidP="005B27EE">
      <w:pPr>
        <w:pStyle w:val="GELParrafo"/>
        <w:ind w:left="720"/>
        <w:rPr>
          <w:ins w:id="651" w:author="Carolina Fajardo" w:date="2014-11-20T10:34:00Z"/>
          <w:lang w:val="es-CO"/>
        </w:rPr>
      </w:pPr>
      <w:ins w:id="652" w:author="Carolina Fajardo" w:date="2014-11-20T10:34:00Z">
        <w:r>
          <w:rPr>
            <w:noProof/>
            <w:lang w:val="es-CO" w:eastAsia="es-CO"/>
          </w:rPr>
          <w:lastRenderedPageBreak/>
          <w:drawing>
            <wp:inline distT="0" distB="0" distL="0" distR="0" wp14:anchorId="1F79207E">
              <wp:extent cx="5614670" cy="3157855"/>
              <wp:effectExtent l="0" t="0" r="5080" b="444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4670" cy="3157855"/>
                      </a:xfrm>
                      <a:prstGeom prst="rect">
                        <a:avLst/>
                      </a:prstGeom>
                      <a:noFill/>
                    </pic:spPr>
                  </pic:pic>
                </a:graphicData>
              </a:graphic>
            </wp:inline>
          </w:drawing>
        </w:r>
      </w:ins>
    </w:p>
    <w:p w:rsidR="00177CF7" w:rsidRPr="00B022C8" w:rsidRDefault="00B022C8" w:rsidP="00B022C8">
      <w:pPr>
        <w:pStyle w:val="GELParrafo"/>
        <w:numPr>
          <w:ilvl w:val="0"/>
          <w:numId w:val="16"/>
        </w:numPr>
        <w:rPr>
          <w:lang w:val="es-CO"/>
        </w:rPr>
      </w:pPr>
      <w:r w:rsidRPr="00B022C8">
        <w:rPr>
          <w:lang w:val="es-CO"/>
        </w:rPr>
        <w:t>y hacemos doble clic</w:t>
      </w:r>
      <w:ins w:id="653" w:author="Carolina Fajardo" w:date="2014-11-20T10:34:00Z">
        <w:r w:rsidRPr="00B022C8">
          <w:rPr>
            <w:lang w:val="es-CO"/>
          </w:rPr>
          <w:t xml:space="preserve"> </w:t>
        </w:r>
        <w:r w:rsidR="005B27EE">
          <w:rPr>
            <w:lang w:val="es-CO"/>
          </w:rPr>
          <w:t>sobre la aplicación elefantes Blancos</w:t>
        </w:r>
      </w:ins>
      <w:r w:rsidR="005B27EE">
        <w:rPr>
          <w:lang w:val="es-CO"/>
        </w:rPr>
        <w:t xml:space="preserve"> </w:t>
      </w:r>
      <w:r w:rsidRPr="00B022C8">
        <w:rPr>
          <w:lang w:val="es-CO"/>
        </w:rPr>
        <w:t>y nos aparecerá la siguiente pantalla.</w:t>
      </w:r>
    </w:p>
    <w:p w:rsidR="00E56913" w:rsidRPr="00CD3457" w:rsidRDefault="00E56913" w:rsidP="00E56913">
      <w:pPr>
        <w:pStyle w:val="GELParrafo"/>
        <w:rPr>
          <w:lang w:val="es-CO"/>
        </w:rPr>
      </w:pPr>
    </w:p>
    <w:p w:rsidR="00E56913" w:rsidRPr="00CD3457" w:rsidRDefault="00B022C8" w:rsidP="00C76463">
      <w:pPr>
        <w:pStyle w:val="GELParrafo"/>
        <w:jc w:val="center"/>
        <w:rPr>
          <w:lang w:val="es-CO"/>
        </w:rPr>
      </w:pPr>
      <w:r>
        <w:rPr>
          <w:noProof/>
          <w:lang w:val="es-CO" w:eastAsia="es-CO"/>
        </w:rPr>
        <w:drawing>
          <wp:inline distT="0" distB="0" distL="0" distR="0" wp14:anchorId="71A9058A" wp14:editId="7C467AD6">
            <wp:extent cx="2476500" cy="2190750"/>
            <wp:effectExtent l="19050" t="19050" r="19050" b="190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76500" cy="2190750"/>
                    </a:xfrm>
                    <a:prstGeom prst="rect">
                      <a:avLst/>
                    </a:prstGeom>
                    <a:noFill/>
                    <a:ln>
                      <a:solidFill>
                        <a:schemeClr val="tx1"/>
                      </a:solidFill>
                    </a:ln>
                  </pic:spPr>
                </pic:pic>
              </a:graphicData>
            </a:graphic>
          </wp:inline>
        </w:drawing>
      </w:r>
    </w:p>
    <w:p w:rsidR="00C76463" w:rsidRPr="003B3433" w:rsidRDefault="00C76463" w:rsidP="00C76463">
      <w:pPr>
        <w:pStyle w:val="Epgrafe"/>
        <w:jc w:val="center"/>
        <w:rPr>
          <w:rFonts w:ascii="Arial" w:hAnsi="Arial" w:cs="Arial"/>
          <w:i/>
          <w:sz w:val="20"/>
          <w:szCs w:val="20"/>
        </w:rPr>
      </w:pPr>
      <w:bookmarkStart w:id="654" w:name="_Toc404584846"/>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25</w:t>
      </w:r>
      <w:r w:rsidRPr="003B3433">
        <w:rPr>
          <w:rFonts w:ascii="Arial" w:hAnsi="Arial" w:cs="Arial"/>
          <w:i/>
          <w:color w:val="auto"/>
          <w:sz w:val="20"/>
          <w:szCs w:val="20"/>
        </w:rPr>
        <w:fldChar w:fldCharType="end"/>
      </w:r>
      <w:r>
        <w:rPr>
          <w:rFonts w:ascii="Arial" w:hAnsi="Arial" w:cs="Arial"/>
          <w:i/>
          <w:color w:val="auto"/>
          <w:sz w:val="20"/>
          <w:szCs w:val="20"/>
        </w:rPr>
        <w:t>. Modificar Grupo de Aplicaciones</w:t>
      </w:r>
      <w:bookmarkEnd w:id="654"/>
    </w:p>
    <w:p w:rsidR="00B022C8" w:rsidRDefault="00B022C8" w:rsidP="00E56913">
      <w:pPr>
        <w:pStyle w:val="GELParrafo"/>
        <w:rPr>
          <w:lang w:val="es-CO"/>
        </w:rPr>
      </w:pPr>
    </w:p>
    <w:p w:rsidR="00E56913" w:rsidRPr="00CD3457" w:rsidRDefault="00B022C8" w:rsidP="00B022C8">
      <w:pPr>
        <w:pStyle w:val="GELParrafo"/>
        <w:numPr>
          <w:ilvl w:val="0"/>
          <w:numId w:val="17"/>
        </w:numPr>
        <w:rPr>
          <w:lang w:val="es-CO"/>
        </w:rPr>
      </w:pPr>
      <w:r w:rsidRPr="00B022C8">
        <w:rPr>
          <w:lang w:val="es-CO"/>
        </w:rPr>
        <w:t xml:space="preserve">Cambiamos versión .NET Framework v4.0.30319 y modo de canalización administrada como integrada y luego </w:t>
      </w:r>
      <w:r w:rsidR="008C698A" w:rsidRPr="00B022C8">
        <w:rPr>
          <w:lang w:val="es-CO"/>
        </w:rPr>
        <w:t>clic</w:t>
      </w:r>
      <w:r w:rsidRPr="00B022C8">
        <w:rPr>
          <w:lang w:val="es-CO"/>
        </w:rPr>
        <w:t xml:space="preserve"> en botón de </w:t>
      </w:r>
      <w:r w:rsidR="00045CF3">
        <w:rPr>
          <w:lang w:val="es-CO"/>
        </w:rPr>
        <w:t>“A</w:t>
      </w:r>
      <w:r w:rsidRPr="00B022C8">
        <w:rPr>
          <w:lang w:val="es-CO"/>
        </w:rPr>
        <w:t>ceptar</w:t>
      </w:r>
      <w:r w:rsidR="00045CF3">
        <w:rPr>
          <w:lang w:val="es-CO"/>
        </w:rPr>
        <w:t>”</w:t>
      </w:r>
    </w:p>
    <w:p w:rsidR="00E56913" w:rsidRDefault="004E041D" w:rsidP="004E041D">
      <w:pPr>
        <w:pStyle w:val="GELParrafo"/>
        <w:numPr>
          <w:ilvl w:val="0"/>
          <w:numId w:val="17"/>
        </w:numPr>
        <w:rPr>
          <w:lang w:val="es-CO"/>
        </w:rPr>
      </w:pPr>
      <w:r>
        <w:rPr>
          <w:lang w:val="es-CO"/>
        </w:rPr>
        <w:lastRenderedPageBreak/>
        <w:t xml:space="preserve">Nos ubicamos en el sitio recién creado y vamos a la opción que se encuentra en el panel derecho del IIS que se llama </w:t>
      </w:r>
      <w:r w:rsidR="00045CF3">
        <w:rPr>
          <w:lang w:val="es-CO"/>
        </w:rPr>
        <w:t>“</w:t>
      </w:r>
      <w:r>
        <w:rPr>
          <w:lang w:val="es-CO"/>
        </w:rPr>
        <w:t xml:space="preserve">Estado de la </w:t>
      </w:r>
      <w:proofErr w:type="spellStart"/>
      <w:r>
        <w:rPr>
          <w:lang w:val="es-CO"/>
        </w:rPr>
        <w:t>Session</w:t>
      </w:r>
      <w:proofErr w:type="spellEnd"/>
      <w:r w:rsidR="00045CF3">
        <w:rPr>
          <w:lang w:val="es-CO"/>
        </w:rPr>
        <w:t>”</w:t>
      </w:r>
      <w:r>
        <w:rPr>
          <w:lang w:val="es-CO"/>
        </w:rPr>
        <w:t xml:space="preserve">.  Hacemos doble </w:t>
      </w:r>
      <w:proofErr w:type="spellStart"/>
      <w:r>
        <w:rPr>
          <w:lang w:val="es-CO"/>
        </w:rPr>
        <w:t>click</w:t>
      </w:r>
      <w:proofErr w:type="spellEnd"/>
      <w:r>
        <w:rPr>
          <w:lang w:val="es-CO"/>
        </w:rPr>
        <w:t xml:space="preserve"> sobre el icono.</w:t>
      </w:r>
    </w:p>
    <w:p w:rsidR="004E041D" w:rsidRDefault="004E041D" w:rsidP="00C76463">
      <w:pPr>
        <w:pStyle w:val="GELParrafo"/>
        <w:ind w:left="720"/>
        <w:jc w:val="center"/>
        <w:rPr>
          <w:lang w:val="es-CO"/>
        </w:rPr>
      </w:pPr>
      <w:r>
        <w:rPr>
          <w:noProof/>
          <w:lang w:val="es-CO" w:eastAsia="es-CO"/>
        </w:rPr>
        <w:drawing>
          <wp:inline distT="0" distB="0" distL="0" distR="0" wp14:anchorId="61915649" wp14:editId="1FA817A5">
            <wp:extent cx="5610225" cy="2066925"/>
            <wp:effectExtent l="19050" t="19050" r="28575" b="285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0225" cy="2066925"/>
                    </a:xfrm>
                    <a:prstGeom prst="rect">
                      <a:avLst/>
                    </a:prstGeom>
                    <a:noFill/>
                    <a:ln>
                      <a:solidFill>
                        <a:schemeClr val="tx1"/>
                      </a:solidFill>
                    </a:ln>
                  </pic:spPr>
                </pic:pic>
              </a:graphicData>
            </a:graphic>
          </wp:inline>
        </w:drawing>
      </w:r>
    </w:p>
    <w:p w:rsidR="004E041D" w:rsidRDefault="00C76463" w:rsidP="00C76463">
      <w:pPr>
        <w:pStyle w:val="Epgrafe"/>
        <w:jc w:val="center"/>
        <w:rPr>
          <w:lang w:val="es-CO"/>
        </w:rPr>
      </w:pPr>
      <w:bookmarkStart w:id="655" w:name="_Toc404584847"/>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26</w:t>
      </w:r>
      <w:r w:rsidRPr="003B3433">
        <w:rPr>
          <w:rFonts w:ascii="Arial" w:hAnsi="Arial" w:cs="Arial"/>
          <w:i/>
          <w:color w:val="auto"/>
          <w:sz w:val="20"/>
          <w:szCs w:val="20"/>
        </w:rPr>
        <w:fldChar w:fldCharType="end"/>
      </w:r>
      <w:r>
        <w:rPr>
          <w:rFonts w:ascii="Arial" w:hAnsi="Arial" w:cs="Arial"/>
          <w:i/>
          <w:color w:val="auto"/>
          <w:sz w:val="20"/>
          <w:szCs w:val="20"/>
        </w:rPr>
        <w:t xml:space="preserve">. </w:t>
      </w:r>
      <w:r w:rsidR="004E041D" w:rsidRPr="00C76463">
        <w:rPr>
          <w:rFonts w:ascii="Arial" w:hAnsi="Arial" w:cs="Arial"/>
          <w:i/>
          <w:color w:val="auto"/>
          <w:sz w:val="20"/>
          <w:szCs w:val="20"/>
        </w:rPr>
        <w:t xml:space="preserve">Modificar Estado de la </w:t>
      </w:r>
      <w:r w:rsidR="008C698A" w:rsidRPr="00C76463">
        <w:rPr>
          <w:rFonts w:ascii="Arial" w:hAnsi="Arial" w:cs="Arial"/>
          <w:i/>
          <w:color w:val="auto"/>
          <w:sz w:val="20"/>
          <w:szCs w:val="20"/>
        </w:rPr>
        <w:t>Sesión</w:t>
      </w:r>
      <w:bookmarkEnd w:id="655"/>
    </w:p>
    <w:p w:rsidR="004E041D" w:rsidRDefault="004E041D" w:rsidP="004E041D">
      <w:pPr>
        <w:pStyle w:val="GELParrafo"/>
        <w:numPr>
          <w:ilvl w:val="0"/>
          <w:numId w:val="17"/>
        </w:numPr>
        <w:rPr>
          <w:lang w:val="es-CO"/>
        </w:rPr>
      </w:pPr>
      <w:r>
        <w:rPr>
          <w:lang w:val="es-CO"/>
        </w:rPr>
        <w:t xml:space="preserve">En estado de la sesión escogemos la opción </w:t>
      </w:r>
      <w:r w:rsidR="00045CF3">
        <w:rPr>
          <w:lang w:val="es-CO"/>
        </w:rPr>
        <w:t>“</w:t>
      </w:r>
      <w:del w:id="656" w:author="Carolina Fajardo" w:date="2014-11-20T10:34:00Z">
        <w:r>
          <w:rPr>
            <w:lang w:val="es-CO"/>
          </w:rPr>
          <w:delText>En proceso</w:delText>
        </w:r>
      </w:del>
      <w:ins w:id="657" w:author="Carolina Fajardo" w:date="2014-11-20T10:34:00Z">
        <w:r w:rsidR="005B27EE">
          <w:rPr>
            <w:lang w:val="es-CO"/>
          </w:rPr>
          <w:t>Servidor de Estado</w:t>
        </w:r>
      </w:ins>
      <w:r w:rsidR="00045CF3">
        <w:rPr>
          <w:lang w:val="es-CO"/>
        </w:rPr>
        <w:t>”</w:t>
      </w:r>
      <w:r>
        <w:rPr>
          <w:lang w:val="es-CO"/>
        </w:rPr>
        <w:t xml:space="preserve"> y en tiempo de espera escribimos 15 (</w:t>
      </w:r>
      <w:r w:rsidR="00FE1F90">
        <w:rPr>
          <w:lang w:val="es-CO"/>
        </w:rPr>
        <w:t xml:space="preserve">quince </w:t>
      </w:r>
      <w:r>
        <w:rPr>
          <w:lang w:val="es-CO"/>
        </w:rPr>
        <w:t>minutos)</w:t>
      </w:r>
      <w:r w:rsidR="003753AA">
        <w:rPr>
          <w:lang w:val="es-CO"/>
        </w:rPr>
        <w:t>.</w:t>
      </w:r>
    </w:p>
    <w:p w:rsidR="004E041D" w:rsidRDefault="004E041D" w:rsidP="00C76463">
      <w:pPr>
        <w:pStyle w:val="GELParrafo"/>
        <w:ind w:left="720"/>
        <w:jc w:val="center"/>
        <w:rPr>
          <w:del w:id="658" w:author="Carolina Fajardo" w:date="2014-11-20T10:34:00Z"/>
          <w:lang w:val="es-CO"/>
        </w:rPr>
      </w:pPr>
      <w:del w:id="659" w:author="Carolina Fajardo" w:date="2014-11-20T10:34:00Z">
        <w:r>
          <w:rPr>
            <w:noProof/>
            <w:lang w:val="es-CO" w:eastAsia="es-CO"/>
          </w:rPr>
          <w:drawing>
            <wp:inline distT="0" distB="0" distL="0" distR="0" wp14:anchorId="3A491FE4" wp14:editId="22593CF4">
              <wp:extent cx="5610225" cy="3257550"/>
              <wp:effectExtent l="19050" t="19050" r="28575" b="190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0225" cy="3257550"/>
                      </a:xfrm>
                      <a:prstGeom prst="rect">
                        <a:avLst/>
                      </a:prstGeom>
                      <a:noFill/>
                      <a:ln>
                        <a:solidFill>
                          <a:schemeClr val="tx1"/>
                        </a:solidFill>
                      </a:ln>
                    </pic:spPr>
                  </pic:pic>
                </a:graphicData>
              </a:graphic>
            </wp:inline>
          </w:drawing>
        </w:r>
      </w:del>
    </w:p>
    <w:p w:rsidR="004E041D" w:rsidRDefault="005B27EE" w:rsidP="00C76463">
      <w:pPr>
        <w:pStyle w:val="GELParrafo"/>
        <w:ind w:left="720"/>
        <w:jc w:val="center"/>
        <w:rPr>
          <w:ins w:id="660" w:author="Carolina Fajardo" w:date="2014-11-20T10:34:00Z"/>
          <w:lang w:val="es-CO"/>
        </w:rPr>
      </w:pPr>
      <w:ins w:id="661" w:author="Carolina Fajardo" w:date="2014-11-20T10:34:00Z">
        <w:r>
          <w:rPr>
            <w:noProof/>
            <w:lang w:val="es-CO" w:eastAsia="es-CO"/>
          </w:rPr>
          <w:lastRenderedPageBreak/>
          <w:drawing>
            <wp:inline distT="0" distB="0" distL="0" distR="0" wp14:anchorId="4456CFC2" wp14:editId="3B4940C5">
              <wp:extent cx="5612130" cy="3159760"/>
              <wp:effectExtent l="0" t="0" r="762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3159760"/>
                      </a:xfrm>
                      <a:prstGeom prst="rect">
                        <a:avLst/>
                      </a:prstGeom>
                    </pic:spPr>
                  </pic:pic>
                </a:graphicData>
              </a:graphic>
            </wp:inline>
          </w:drawing>
        </w:r>
      </w:ins>
    </w:p>
    <w:p w:rsidR="00C76463" w:rsidRDefault="00C76463" w:rsidP="00C76463">
      <w:pPr>
        <w:pStyle w:val="Epgrafe"/>
        <w:jc w:val="center"/>
        <w:rPr>
          <w:lang w:val="es-CO"/>
        </w:rPr>
      </w:pPr>
      <w:bookmarkStart w:id="662" w:name="_Toc404584848"/>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27</w:t>
      </w:r>
      <w:r w:rsidRPr="003B3433">
        <w:rPr>
          <w:rFonts w:ascii="Arial" w:hAnsi="Arial" w:cs="Arial"/>
          <w:i/>
          <w:color w:val="auto"/>
          <w:sz w:val="20"/>
          <w:szCs w:val="20"/>
        </w:rPr>
        <w:fldChar w:fldCharType="end"/>
      </w:r>
      <w:r>
        <w:rPr>
          <w:rFonts w:ascii="Arial" w:hAnsi="Arial" w:cs="Arial"/>
          <w:i/>
          <w:color w:val="auto"/>
          <w:sz w:val="20"/>
          <w:szCs w:val="20"/>
        </w:rPr>
        <w:t xml:space="preserve">. </w:t>
      </w:r>
      <w:r w:rsidRPr="00C76463">
        <w:rPr>
          <w:rFonts w:ascii="Arial" w:hAnsi="Arial" w:cs="Arial"/>
          <w:i/>
          <w:color w:val="auto"/>
          <w:sz w:val="20"/>
          <w:szCs w:val="20"/>
        </w:rPr>
        <w:t xml:space="preserve">Modificar Estado de la </w:t>
      </w:r>
      <w:r w:rsidR="008C698A" w:rsidRPr="00C76463">
        <w:rPr>
          <w:rFonts w:ascii="Arial" w:hAnsi="Arial" w:cs="Arial"/>
          <w:i/>
          <w:color w:val="auto"/>
          <w:sz w:val="20"/>
          <w:szCs w:val="20"/>
        </w:rPr>
        <w:t>Sesión</w:t>
      </w:r>
      <w:r>
        <w:rPr>
          <w:rFonts w:ascii="Arial" w:hAnsi="Arial" w:cs="Arial"/>
          <w:i/>
          <w:color w:val="auto"/>
          <w:sz w:val="20"/>
          <w:szCs w:val="20"/>
        </w:rPr>
        <w:t xml:space="preserve"> En Proceso</w:t>
      </w:r>
      <w:bookmarkEnd w:id="662"/>
    </w:p>
    <w:p w:rsidR="004E041D" w:rsidRDefault="004E041D" w:rsidP="004E041D">
      <w:pPr>
        <w:pStyle w:val="GELParrafo"/>
        <w:ind w:left="720"/>
        <w:rPr>
          <w:ins w:id="663" w:author="Interventoria" w:date="2014-11-24T08:45:00Z"/>
          <w:lang w:val="es-CO"/>
        </w:rPr>
      </w:pPr>
    </w:p>
    <w:p w:rsidR="00A57CD3" w:rsidRDefault="00A57CD3" w:rsidP="004E041D">
      <w:pPr>
        <w:pStyle w:val="GELParrafo"/>
        <w:ind w:left="720"/>
        <w:rPr>
          <w:ins w:id="664" w:author="Interventoria" w:date="2014-11-24T08:45:00Z"/>
          <w:lang w:val="es-CO"/>
        </w:rPr>
      </w:pPr>
    </w:p>
    <w:p w:rsidR="00A57CD3" w:rsidRDefault="00A57CD3" w:rsidP="004E041D">
      <w:pPr>
        <w:pStyle w:val="GELParrafo"/>
        <w:ind w:left="720"/>
        <w:rPr>
          <w:ins w:id="665" w:author="Interventoria" w:date="2014-11-24T08:45:00Z"/>
          <w:lang w:val="es-CO"/>
        </w:rPr>
      </w:pPr>
    </w:p>
    <w:p w:rsidR="00A57CD3" w:rsidRPr="00CD3457" w:rsidRDefault="00A57CD3" w:rsidP="004E041D">
      <w:pPr>
        <w:pStyle w:val="GELParrafo"/>
        <w:ind w:left="720"/>
        <w:rPr>
          <w:lang w:val="es-CO"/>
        </w:rPr>
      </w:pPr>
    </w:p>
    <w:p w:rsidR="00E56913" w:rsidRDefault="00B709E0" w:rsidP="00B709E0">
      <w:pPr>
        <w:pStyle w:val="GELTtulo3"/>
      </w:pPr>
      <w:bookmarkStart w:id="666" w:name="_Toc404584802"/>
      <w:r>
        <w:t>PERMISOS SOBRE LA CARPETA DE IMAGENES DEL SITIO</w:t>
      </w:r>
      <w:bookmarkEnd w:id="666"/>
    </w:p>
    <w:p w:rsidR="00B709E0" w:rsidRDefault="00B709E0" w:rsidP="00E56913">
      <w:pPr>
        <w:pStyle w:val="GELParrafo"/>
        <w:rPr>
          <w:lang w:val="es-CO"/>
        </w:rPr>
      </w:pPr>
    </w:p>
    <w:p w:rsidR="00B709E0" w:rsidRDefault="00B709E0" w:rsidP="00B709E0">
      <w:pPr>
        <w:pStyle w:val="GELParrafo"/>
        <w:numPr>
          <w:ilvl w:val="0"/>
          <w:numId w:val="17"/>
        </w:numPr>
        <w:rPr>
          <w:lang w:val="es-CO"/>
        </w:rPr>
      </w:pPr>
      <w:r>
        <w:rPr>
          <w:lang w:val="es-CO"/>
        </w:rPr>
        <w:t>Acceder a la carpeta “</w:t>
      </w:r>
      <w:proofErr w:type="spellStart"/>
      <w:r>
        <w:rPr>
          <w:lang w:val="es-CO"/>
        </w:rPr>
        <w:t>ElefantesImagenes</w:t>
      </w:r>
      <w:proofErr w:type="spellEnd"/>
      <w:r>
        <w:rPr>
          <w:lang w:val="es-CO"/>
        </w:rPr>
        <w:t>”</w:t>
      </w:r>
      <w:r w:rsidR="00215592">
        <w:rPr>
          <w:lang w:val="es-CO"/>
        </w:rPr>
        <w:t xml:space="preserve"> que se encuentra en la segunda unidad del servidor en el directorio </w:t>
      </w:r>
      <w:proofErr w:type="spellStart"/>
      <w:r w:rsidR="00215592" w:rsidRPr="00177CF7">
        <w:rPr>
          <w:lang w:val="es-CO"/>
        </w:rPr>
        <w:t>ElefantesBlancosWeb</w:t>
      </w:r>
      <w:proofErr w:type="spellEnd"/>
      <w:r w:rsidR="00215592">
        <w:rPr>
          <w:lang w:val="es-CO"/>
        </w:rPr>
        <w:t>.</w:t>
      </w:r>
      <w:r w:rsidR="004D1569">
        <w:rPr>
          <w:lang w:val="es-CO"/>
        </w:rPr>
        <w:t xml:space="preserve"> </w:t>
      </w:r>
      <w:r w:rsidR="00215592">
        <w:rPr>
          <w:lang w:val="es-CO"/>
        </w:rPr>
        <w:t>H</w:t>
      </w:r>
      <w:r>
        <w:rPr>
          <w:lang w:val="es-CO"/>
        </w:rPr>
        <w:t xml:space="preserve">acer clic derecho, seleccionando </w:t>
      </w:r>
      <w:r w:rsidR="00045CF3">
        <w:rPr>
          <w:lang w:val="es-CO"/>
        </w:rPr>
        <w:t>“P</w:t>
      </w:r>
      <w:r>
        <w:rPr>
          <w:lang w:val="es-CO"/>
        </w:rPr>
        <w:t>ropiedades</w:t>
      </w:r>
      <w:r w:rsidR="00045CF3">
        <w:rPr>
          <w:lang w:val="es-CO"/>
        </w:rPr>
        <w:t>”</w:t>
      </w:r>
      <w:r>
        <w:rPr>
          <w:lang w:val="es-CO"/>
        </w:rPr>
        <w:t>.</w:t>
      </w:r>
    </w:p>
    <w:p w:rsidR="00B709E0" w:rsidRDefault="00B709E0" w:rsidP="00E56913">
      <w:pPr>
        <w:pStyle w:val="GELParrafo"/>
        <w:rPr>
          <w:lang w:val="es-CO"/>
        </w:rPr>
      </w:pPr>
    </w:p>
    <w:p w:rsidR="00B709E0" w:rsidRDefault="00B709E0" w:rsidP="00E56913">
      <w:pPr>
        <w:pStyle w:val="GELParrafo"/>
        <w:rPr>
          <w:lang w:val="es-CO"/>
        </w:rPr>
      </w:pPr>
      <w:del w:id="667" w:author="Interventoria" w:date="2014-11-24T08:45:00Z">
        <w:r w:rsidDel="00A57CD3">
          <w:rPr>
            <w:lang w:val="es-CO"/>
          </w:rPr>
          <w:lastRenderedPageBreak/>
          <w:delText>P</w:delText>
        </w:r>
      </w:del>
      <w:r>
        <w:rPr>
          <w:noProof/>
          <w:lang w:val="es-CO" w:eastAsia="es-CO"/>
        </w:rPr>
        <w:drawing>
          <wp:inline distT="0" distB="0" distL="0" distR="0" wp14:anchorId="1957720A" wp14:editId="4ABEA6B3">
            <wp:extent cx="5610225" cy="3362325"/>
            <wp:effectExtent l="19050" t="19050" r="28575" b="2857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solidFill>
                        <a:schemeClr val="tx1"/>
                      </a:solidFill>
                    </a:ln>
                  </pic:spPr>
                </pic:pic>
              </a:graphicData>
            </a:graphic>
          </wp:inline>
        </w:drawing>
      </w:r>
    </w:p>
    <w:p w:rsidR="00C76463" w:rsidRDefault="00C76463" w:rsidP="00C76463">
      <w:pPr>
        <w:pStyle w:val="Epgrafe"/>
        <w:jc w:val="center"/>
        <w:rPr>
          <w:lang w:val="es-CO"/>
        </w:rPr>
      </w:pPr>
      <w:r>
        <w:rPr>
          <w:lang w:val="es-CO"/>
        </w:rPr>
        <w:t xml:space="preserve"> </w:t>
      </w:r>
      <w:bookmarkStart w:id="668" w:name="_Toc404584849"/>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28</w:t>
      </w:r>
      <w:r w:rsidRPr="003B3433">
        <w:rPr>
          <w:rFonts w:ascii="Arial" w:hAnsi="Arial" w:cs="Arial"/>
          <w:i/>
          <w:color w:val="auto"/>
          <w:sz w:val="20"/>
          <w:szCs w:val="20"/>
        </w:rPr>
        <w:fldChar w:fldCharType="end"/>
      </w:r>
      <w:r>
        <w:rPr>
          <w:rFonts w:ascii="Arial" w:hAnsi="Arial" w:cs="Arial"/>
          <w:i/>
          <w:color w:val="auto"/>
          <w:sz w:val="20"/>
          <w:szCs w:val="20"/>
        </w:rPr>
        <w:t>. Propiedades de Carpeta de Imágenes</w:t>
      </w:r>
      <w:bookmarkEnd w:id="668"/>
    </w:p>
    <w:p w:rsidR="00B709E0" w:rsidRDefault="00B709E0" w:rsidP="00E56913">
      <w:pPr>
        <w:pStyle w:val="GELParrafo"/>
        <w:rPr>
          <w:lang w:val="es-CO"/>
        </w:rPr>
      </w:pPr>
    </w:p>
    <w:p w:rsidR="00B709E0" w:rsidRDefault="00B709E0" w:rsidP="00E56913">
      <w:pPr>
        <w:pStyle w:val="GELParrafo"/>
        <w:rPr>
          <w:lang w:val="es-CO"/>
        </w:rPr>
      </w:pPr>
    </w:p>
    <w:p w:rsidR="00B709E0" w:rsidRDefault="00B709E0" w:rsidP="00B709E0">
      <w:pPr>
        <w:pStyle w:val="GELParrafo"/>
        <w:numPr>
          <w:ilvl w:val="0"/>
          <w:numId w:val="17"/>
        </w:numPr>
        <w:rPr>
          <w:lang w:val="es-CO"/>
        </w:rPr>
      </w:pPr>
      <w:r>
        <w:rPr>
          <w:lang w:val="es-CO"/>
        </w:rPr>
        <w:t xml:space="preserve">Seleccionar la pestaña </w:t>
      </w:r>
      <w:r w:rsidR="00045CF3">
        <w:rPr>
          <w:lang w:val="es-CO"/>
        </w:rPr>
        <w:t>“S</w:t>
      </w:r>
      <w:r>
        <w:rPr>
          <w:lang w:val="es-CO"/>
        </w:rPr>
        <w:t>eguridad</w:t>
      </w:r>
      <w:r w:rsidR="00045CF3">
        <w:rPr>
          <w:lang w:val="es-CO"/>
        </w:rPr>
        <w:t>”</w:t>
      </w:r>
      <w:r>
        <w:rPr>
          <w:lang w:val="es-CO"/>
        </w:rPr>
        <w:t>.</w:t>
      </w:r>
    </w:p>
    <w:p w:rsidR="00B709E0" w:rsidRDefault="00B709E0" w:rsidP="00E56913">
      <w:pPr>
        <w:pStyle w:val="GELParrafo"/>
        <w:rPr>
          <w:lang w:val="es-CO"/>
        </w:rPr>
      </w:pPr>
    </w:p>
    <w:p w:rsidR="00B709E0" w:rsidRDefault="00B709E0" w:rsidP="00C76463">
      <w:pPr>
        <w:pStyle w:val="GELParrafo"/>
        <w:jc w:val="center"/>
        <w:rPr>
          <w:lang w:val="es-CO"/>
        </w:rPr>
      </w:pPr>
      <w:r>
        <w:rPr>
          <w:noProof/>
          <w:lang w:val="es-CO" w:eastAsia="es-CO"/>
        </w:rPr>
        <w:lastRenderedPageBreak/>
        <w:drawing>
          <wp:inline distT="0" distB="0" distL="0" distR="0" wp14:anchorId="44996702" wp14:editId="4C11814E">
            <wp:extent cx="5610225" cy="4953000"/>
            <wp:effectExtent l="19050" t="19050" r="28575" b="1905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0225" cy="4953000"/>
                    </a:xfrm>
                    <a:prstGeom prst="rect">
                      <a:avLst/>
                    </a:prstGeom>
                    <a:noFill/>
                    <a:ln>
                      <a:solidFill>
                        <a:schemeClr val="tx1"/>
                      </a:solidFill>
                    </a:ln>
                  </pic:spPr>
                </pic:pic>
              </a:graphicData>
            </a:graphic>
          </wp:inline>
        </w:drawing>
      </w:r>
    </w:p>
    <w:p w:rsidR="00C76463" w:rsidRPr="003B3433" w:rsidRDefault="00C76463" w:rsidP="00C76463">
      <w:pPr>
        <w:pStyle w:val="Epgrafe"/>
        <w:jc w:val="center"/>
        <w:rPr>
          <w:rFonts w:ascii="Arial" w:hAnsi="Arial" w:cs="Arial"/>
          <w:i/>
          <w:sz w:val="20"/>
          <w:szCs w:val="20"/>
        </w:rPr>
      </w:pPr>
      <w:bookmarkStart w:id="669" w:name="_Toc404584850"/>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29</w:t>
      </w:r>
      <w:r w:rsidRPr="003B3433">
        <w:rPr>
          <w:rFonts w:ascii="Arial" w:hAnsi="Arial" w:cs="Arial"/>
          <w:i/>
          <w:color w:val="auto"/>
          <w:sz w:val="20"/>
          <w:szCs w:val="20"/>
        </w:rPr>
        <w:fldChar w:fldCharType="end"/>
      </w:r>
      <w:r>
        <w:rPr>
          <w:rFonts w:ascii="Arial" w:hAnsi="Arial" w:cs="Arial"/>
          <w:i/>
          <w:color w:val="auto"/>
          <w:sz w:val="20"/>
          <w:szCs w:val="20"/>
        </w:rPr>
        <w:t>. Pestaña de Seguridad</w:t>
      </w:r>
      <w:bookmarkEnd w:id="669"/>
    </w:p>
    <w:p w:rsidR="00B709E0" w:rsidRPr="00C76463" w:rsidRDefault="00B709E0" w:rsidP="00E56913">
      <w:pPr>
        <w:pStyle w:val="GELParrafo"/>
      </w:pPr>
    </w:p>
    <w:p w:rsidR="00B709E0" w:rsidRDefault="00B709E0" w:rsidP="00E56913">
      <w:pPr>
        <w:pStyle w:val="GELParrafo"/>
        <w:rPr>
          <w:lang w:val="es-CO"/>
        </w:rPr>
      </w:pPr>
    </w:p>
    <w:p w:rsidR="00B709E0" w:rsidRDefault="00B709E0" w:rsidP="00B709E0">
      <w:pPr>
        <w:pStyle w:val="GELParrafo"/>
        <w:numPr>
          <w:ilvl w:val="0"/>
          <w:numId w:val="17"/>
        </w:numPr>
        <w:rPr>
          <w:lang w:val="es-CO"/>
        </w:rPr>
      </w:pPr>
      <w:r>
        <w:rPr>
          <w:lang w:val="es-CO"/>
        </w:rPr>
        <w:t>Hacer clic en “Editar”</w:t>
      </w:r>
    </w:p>
    <w:p w:rsidR="00B709E0" w:rsidRDefault="00B709E0" w:rsidP="00E56913">
      <w:pPr>
        <w:pStyle w:val="GELParrafo"/>
        <w:rPr>
          <w:lang w:val="es-CO"/>
        </w:rPr>
      </w:pPr>
    </w:p>
    <w:p w:rsidR="00B709E0" w:rsidRDefault="00B709E0" w:rsidP="00C76463">
      <w:pPr>
        <w:pStyle w:val="GELParrafo"/>
        <w:jc w:val="center"/>
        <w:rPr>
          <w:lang w:val="es-CO"/>
        </w:rPr>
      </w:pPr>
      <w:r>
        <w:rPr>
          <w:noProof/>
          <w:lang w:val="es-CO" w:eastAsia="es-CO"/>
        </w:rPr>
        <w:lastRenderedPageBreak/>
        <w:drawing>
          <wp:inline distT="0" distB="0" distL="0" distR="0" wp14:anchorId="569A7569" wp14:editId="7E972272">
            <wp:extent cx="5610225" cy="4238625"/>
            <wp:effectExtent l="19050" t="19050" r="28575" b="2857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0225" cy="4238625"/>
                    </a:xfrm>
                    <a:prstGeom prst="rect">
                      <a:avLst/>
                    </a:prstGeom>
                    <a:noFill/>
                    <a:ln>
                      <a:solidFill>
                        <a:schemeClr val="tx1"/>
                      </a:solidFill>
                    </a:ln>
                  </pic:spPr>
                </pic:pic>
              </a:graphicData>
            </a:graphic>
          </wp:inline>
        </w:drawing>
      </w:r>
    </w:p>
    <w:p w:rsidR="00C76463" w:rsidRPr="003B3433" w:rsidRDefault="00C76463" w:rsidP="00C76463">
      <w:pPr>
        <w:pStyle w:val="Epgrafe"/>
        <w:jc w:val="center"/>
        <w:rPr>
          <w:rFonts w:ascii="Arial" w:hAnsi="Arial" w:cs="Arial"/>
          <w:i/>
          <w:sz w:val="20"/>
          <w:szCs w:val="20"/>
        </w:rPr>
      </w:pPr>
      <w:bookmarkStart w:id="670" w:name="_Toc404584851"/>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30</w:t>
      </w:r>
      <w:r w:rsidRPr="003B3433">
        <w:rPr>
          <w:rFonts w:ascii="Arial" w:hAnsi="Arial" w:cs="Arial"/>
          <w:i/>
          <w:color w:val="auto"/>
          <w:sz w:val="20"/>
          <w:szCs w:val="20"/>
        </w:rPr>
        <w:fldChar w:fldCharType="end"/>
      </w:r>
      <w:r>
        <w:rPr>
          <w:rFonts w:ascii="Arial" w:hAnsi="Arial" w:cs="Arial"/>
          <w:i/>
          <w:color w:val="auto"/>
          <w:sz w:val="20"/>
          <w:szCs w:val="20"/>
        </w:rPr>
        <w:t>. Opción Editar</w:t>
      </w:r>
      <w:bookmarkEnd w:id="670"/>
    </w:p>
    <w:p w:rsidR="00B709E0" w:rsidRPr="00C76463" w:rsidRDefault="00B709E0" w:rsidP="00E56913">
      <w:pPr>
        <w:pStyle w:val="GELParrafo"/>
      </w:pPr>
    </w:p>
    <w:p w:rsidR="00B709E0" w:rsidRDefault="00B709E0" w:rsidP="00E56913">
      <w:pPr>
        <w:pStyle w:val="GELParrafo"/>
        <w:rPr>
          <w:lang w:val="es-CO"/>
        </w:rPr>
      </w:pPr>
    </w:p>
    <w:p w:rsidR="00B709E0" w:rsidRDefault="00B709E0" w:rsidP="00B709E0">
      <w:pPr>
        <w:pStyle w:val="GELParrafo"/>
        <w:numPr>
          <w:ilvl w:val="0"/>
          <w:numId w:val="17"/>
        </w:numPr>
        <w:rPr>
          <w:lang w:val="es-CO"/>
        </w:rPr>
      </w:pPr>
      <w:r>
        <w:rPr>
          <w:lang w:val="es-CO"/>
        </w:rPr>
        <w:t xml:space="preserve">Hacer clic en </w:t>
      </w:r>
      <w:r w:rsidR="00045CF3">
        <w:rPr>
          <w:lang w:val="es-CO"/>
        </w:rPr>
        <w:t>“</w:t>
      </w:r>
      <w:r>
        <w:rPr>
          <w:lang w:val="es-CO"/>
        </w:rPr>
        <w:t>Agregar</w:t>
      </w:r>
      <w:r w:rsidR="00045CF3">
        <w:rPr>
          <w:lang w:val="es-CO"/>
        </w:rPr>
        <w:t>”</w:t>
      </w:r>
      <w:r>
        <w:rPr>
          <w:lang w:val="es-CO"/>
        </w:rPr>
        <w:t>.</w:t>
      </w:r>
    </w:p>
    <w:p w:rsidR="00B709E0" w:rsidRDefault="00B709E0" w:rsidP="00E56913">
      <w:pPr>
        <w:pStyle w:val="GELParrafo"/>
        <w:rPr>
          <w:lang w:val="es-CO"/>
        </w:rPr>
      </w:pPr>
    </w:p>
    <w:p w:rsidR="00B709E0" w:rsidRDefault="00B709E0" w:rsidP="00245F9A">
      <w:pPr>
        <w:pStyle w:val="GELParrafo"/>
        <w:jc w:val="center"/>
        <w:rPr>
          <w:lang w:val="es-CO"/>
        </w:rPr>
      </w:pPr>
      <w:r>
        <w:rPr>
          <w:noProof/>
          <w:lang w:val="es-CO" w:eastAsia="es-CO"/>
        </w:rPr>
        <w:lastRenderedPageBreak/>
        <w:drawing>
          <wp:inline distT="0" distB="0" distL="0" distR="0" wp14:anchorId="42CB0F62" wp14:editId="031A03F0">
            <wp:extent cx="5610225" cy="4791075"/>
            <wp:effectExtent l="19050" t="19050" r="28575" b="2857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0225" cy="4791075"/>
                    </a:xfrm>
                    <a:prstGeom prst="rect">
                      <a:avLst/>
                    </a:prstGeom>
                    <a:noFill/>
                    <a:ln>
                      <a:solidFill>
                        <a:schemeClr val="tx1"/>
                      </a:solidFill>
                    </a:ln>
                  </pic:spPr>
                </pic:pic>
              </a:graphicData>
            </a:graphic>
          </wp:inline>
        </w:drawing>
      </w:r>
    </w:p>
    <w:p w:rsidR="00245F9A" w:rsidRPr="003B3433" w:rsidRDefault="00245F9A" w:rsidP="00245F9A">
      <w:pPr>
        <w:pStyle w:val="Epgrafe"/>
        <w:jc w:val="center"/>
        <w:rPr>
          <w:rFonts w:ascii="Arial" w:hAnsi="Arial" w:cs="Arial"/>
          <w:i/>
          <w:sz w:val="20"/>
          <w:szCs w:val="20"/>
        </w:rPr>
      </w:pPr>
      <w:bookmarkStart w:id="671" w:name="_Toc404584852"/>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31</w:t>
      </w:r>
      <w:r w:rsidRPr="003B3433">
        <w:rPr>
          <w:rFonts w:ascii="Arial" w:hAnsi="Arial" w:cs="Arial"/>
          <w:i/>
          <w:color w:val="auto"/>
          <w:sz w:val="20"/>
          <w:szCs w:val="20"/>
        </w:rPr>
        <w:fldChar w:fldCharType="end"/>
      </w:r>
      <w:r>
        <w:rPr>
          <w:rFonts w:ascii="Arial" w:hAnsi="Arial" w:cs="Arial"/>
          <w:i/>
          <w:color w:val="auto"/>
          <w:sz w:val="20"/>
          <w:szCs w:val="20"/>
        </w:rPr>
        <w:t>. Opción Agregar</w:t>
      </w:r>
      <w:bookmarkEnd w:id="671"/>
    </w:p>
    <w:p w:rsidR="00B709E0" w:rsidRDefault="00B709E0" w:rsidP="00E56913">
      <w:pPr>
        <w:pStyle w:val="GELParrafo"/>
        <w:rPr>
          <w:lang w:val="es-CO"/>
        </w:rPr>
      </w:pPr>
    </w:p>
    <w:p w:rsidR="00B709E0" w:rsidRDefault="00B709E0" w:rsidP="00E56913">
      <w:pPr>
        <w:pStyle w:val="GELParrafo"/>
        <w:rPr>
          <w:lang w:val="es-CO"/>
        </w:rPr>
      </w:pPr>
    </w:p>
    <w:p w:rsidR="00B709E0" w:rsidRDefault="00B709E0" w:rsidP="00B709E0">
      <w:pPr>
        <w:pStyle w:val="GELParrafo"/>
        <w:numPr>
          <w:ilvl w:val="0"/>
          <w:numId w:val="17"/>
        </w:numPr>
        <w:rPr>
          <w:lang w:val="es-CO"/>
        </w:rPr>
      </w:pPr>
      <w:r>
        <w:rPr>
          <w:lang w:val="es-CO"/>
        </w:rPr>
        <w:t xml:space="preserve">Hacer clic en </w:t>
      </w:r>
      <w:r w:rsidR="00045CF3">
        <w:rPr>
          <w:lang w:val="es-CO"/>
        </w:rPr>
        <w:t>“O</w:t>
      </w:r>
      <w:r>
        <w:rPr>
          <w:lang w:val="es-CO"/>
        </w:rPr>
        <w:t>pciones avanzadas</w:t>
      </w:r>
      <w:r w:rsidR="00045CF3">
        <w:rPr>
          <w:lang w:val="es-CO"/>
        </w:rPr>
        <w:t>”</w:t>
      </w:r>
      <w:r>
        <w:rPr>
          <w:lang w:val="es-CO"/>
        </w:rPr>
        <w:t>.</w:t>
      </w:r>
    </w:p>
    <w:p w:rsidR="00B709E0" w:rsidRDefault="00B709E0" w:rsidP="00E56913">
      <w:pPr>
        <w:pStyle w:val="GELParrafo"/>
        <w:rPr>
          <w:lang w:val="es-CO"/>
        </w:rPr>
      </w:pPr>
    </w:p>
    <w:p w:rsidR="00B709E0" w:rsidRDefault="00B709E0" w:rsidP="00245F9A">
      <w:pPr>
        <w:pStyle w:val="GELParrafo"/>
        <w:jc w:val="center"/>
        <w:rPr>
          <w:lang w:val="es-CO"/>
        </w:rPr>
      </w:pPr>
      <w:r>
        <w:rPr>
          <w:noProof/>
          <w:lang w:val="es-CO" w:eastAsia="es-CO"/>
        </w:rPr>
        <w:lastRenderedPageBreak/>
        <w:drawing>
          <wp:inline distT="0" distB="0" distL="0" distR="0" wp14:anchorId="4ADE3C31" wp14:editId="4AB7FA58">
            <wp:extent cx="5610225" cy="4295775"/>
            <wp:effectExtent l="19050" t="19050" r="28575" b="2857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225" cy="4295775"/>
                    </a:xfrm>
                    <a:prstGeom prst="rect">
                      <a:avLst/>
                    </a:prstGeom>
                    <a:noFill/>
                    <a:ln>
                      <a:solidFill>
                        <a:schemeClr val="tx1"/>
                      </a:solidFill>
                    </a:ln>
                  </pic:spPr>
                </pic:pic>
              </a:graphicData>
            </a:graphic>
          </wp:inline>
        </w:drawing>
      </w:r>
    </w:p>
    <w:p w:rsidR="00245F9A" w:rsidRPr="003B3433" w:rsidRDefault="00245F9A" w:rsidP="00245F9A">
      <w:pPr>
        <w:pStyle w:val="Epgrafe"/>
        <w:jc w:val="center"/>
        <w:rPr>
          <w:rFonts w:ascii="Arial" w:hAnsi="Arial" w:cs="Arial"/>
          <w:i/>
          <w:sz w:val="20"/>
          <w:szCs w:val="20"/>
        </w:rPr>
      </w:pPr>
      <w:bookmarkStart w:id="672" w:name="_Toc404584853"/>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32</w:t>
      </w:r>
      <w:r w:rsidRPr="003B3433">
        <w:rPr>
          <w:rFonts w:ascii="Arial" w:hAnsi="Arial" w:cs="Arial"/>
          <w:i/>
          <w:color w:val="auto"/>
          <w:sz w:val="20"/>
          <w:szCs w:val="20"/>
        </w:rPr>
        <w:fldChar w:fldCharType="end"/>
      </w:r>
      <w:r>
        <w:rPr>
          <w:rFonts w:ascii="Arial" w:hAnsi="Arial" w:cs="Arial"/>
          <w:i/>
          <w:color w:val="auto"/>
          <w:sz w:val="20"/>
          <w:szCs w:val="20"/>
        </w:rPr>
        <w:t>. Opción Avanzadas</w:t>
      </w:r>
      <w:bookmarkEnd w:id="672"/>
    </w:p>
    <w:p w:rsidR="00B709E0" w:rsidRDefault="00B709E0" w:rsidP="00E56913">
      <w:pPr>
        <w:pStyle w:val="GELParrafo"/>
        <w:rPr>
          <w:lang w:val="es-CO"/>
        </w:rPr>
      </w:pPr>
    </w:p>
    <w:p w:rsidR="00B709E0" w:rsidRDefault="00B709E0" w:rsidP="00E56913">
      <w:pPr>
        <w:pStyle w:val="GELParrafo"/>
        <w:rPr>
          <w:lang w:val="es-CO"/>
        </w:rPr>
      </w:pPr>
    </w:p>
    <w:p w:rsidR="00B709E0" w:rsidRDefault="0041328C" w:rsidP="0041328C">
      <w:pPr>
        <w:pStyle w:val="GELParrafo"/>
        <w:numPr>
          <w:ilvl w:val="0"/>
          <w:numId w:val="17"/>
        </w:numPr>
        <w:rPr>
          <w:lang w:val="es-CO"/>
        </w:rPr>
      </w:pPr>
      <w:r>
        <w:rPr>
          <w:lang w:val="es-CO"/>
        </w:rPr>
        <w:t xml:space="preserve">Hacer clic en </w:t>
      </w:r>
      <w:r w:rsidR="00045CF3">
        <w:rPr>
          <w:lang w:val="es-CO"/>
        </w:rPr>
        <w:t>“B</w:t>
      </w:r>
      <w:r>
        <w:rPr>
          <w:lang w:val="es-CO"/>
        </w:rPr>
        <w:t>uscar ahora</w:t>
      </w:r>
      <w:r w:rsidR="00045CF3">
        <w:rPr>
          <w:lang w:val="es-CO"/>
        </w:rPr>
        <w:t>”</w:t>
      </w:r>
      <w:r>
        <w:rPr>
          <w:lang w:val="es-CO"/>
        </w:rPr>
        <w:t>.</w:t>
      </w:r>
    </w:p>
    <w:p w:rsidR="0041328C" w:rsidRDefault="0041328C" w:rsidP="00E56913">
      <w:pPr>
        <w:pStyle w:val="GELParrafo"/>
        <w:rPr>
          <w:lang w:val="es-CO"/>
        </w:rPr>
      </w:pPr>
    </w:p>
    <w:p w:rsidR="0041328C" w:rsidRDefault="0041328C" w:rsidP="00E56913">
      <w:pPr>
        <w:pStyle w:val="GELParrafo"/>
        <w:rPr>
          <w:lang w:val="es-CO"/>
        </w:rPr>
      </w:pPr>
      <w:r>
        <w:rPr>
          <w:noProof/>
          <w:lang w:val="es-CO" w:eastAsia="es-CO"/>
        </w:rPr>
        <w:lastRenderedPageBreak/>
        <w:drawing>
          <wp:inline distT="0" distB="0" distL="0" distR="0" wp14:anchorId="5CB7CD40" wp14:editId="1249E812">
            <wp:extent cx="5610225" cy="3867150"/>
            <wp:effectExtent l="19050" t="19050" r="28575" b="1905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0225" cy="3867150"/>
                    </a:xfrm>
                    <a:prstGeom prst="rect">
                      <a:avLst/>
                    </a:prstGeom>
                    <a:noFill/>
                    <a:ln>
                      <a:solidFill>
                        <a:schemeClr val="tx1"/>
                      </a:solidFill>
                    </a:ln>
                  </pic:spPr>
                </pic:pic>
              </a:graphicData>
            </a:graphic>
          </wp:inline>
        </w:drawing>
      </w:r>
    </w:p>
    <w:p w:rsidR="00245F9A" w:rsidRPr="003B3433" w:rsidRDefault="00245F9A" w:rsidP="00245F9A">
      <w:pPr>
        <w:pStyle w:val="Epgrafe"/>
        <w:jc w:val="center"/>
        <w:rPr>
          <w:rFonts w:ascii="Arial" w:hAnsi="Arial" w:cs="Arial"/>
          <w:i/>
          <w:sz w:val="20"/>
          <w:szCs w:val="20"/>
        </w:rPr>
      </w:pPr>
      <w:bookmarkStart w:id="673" w:name="_Toc404584854"/>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33</w:t>
      </w:r>
      <w:r w:rsidRPr="003B3433">
        <w:rPr>
          <w:rFonts w:ascii="Arial" w:hAnsi="Arial" w:cs="Arial"/>
          <w:i/>
          <w:color w:val="auto"/>
          <w:sz w:val="20"/>
          <w:szCs w:val="20"/>
        </w:rPr>
        <w:fldChar w:fldCharType="end"/>
      </w:r>
      <w:r>
        <w:rPr>
          <w:rFonts w:ascii="Arial" w:hAnsi="Arial" w:cs="Arial"/>
          <w:i/>
          <w:color w:val="auto"/>
          <w:sz w:val="20"/>
          <w:szCs w:val="20"/>
        </w:rPr>
        <w:t>. Opción Buscar Ahora</w:t>
      </w:r>
      <w:bookmarkEnd w:id="673"/>
    </w:p>
    <w:p w:rsidR="00B709E0" w:rsidRPr="00245F9A" w:rsidRDefault="00B709E0" w:rsidP="00245F9A">
      <w:pPr>
        <w:pStyle w:val="GELParrafo"/>
        <w:jc w:val="center"/>
      </w:pPr>
    </w:p>
    <w:p w:rsidR="0041328C" w:rsidRDefault="0041328C" w:rsidP="00E56913">
      <w:pPr>
        <w:pStyle w:val="GELParrafo"/>
        <w:rPr>
          <w:lang w:val="es-CO"/>
        </w:rPr>
      </w:pPr>
    </w:p>
    <w:p w:rsidR="0041328C" w:rsidRDefault="0041328C" w:rsidP="0041328C">
      <w:pPr>
        <w:pStyle w:val="GELParrafo"/>
        <w:numPr>
          <w:ilvl w:val="0"/>
          <w:numId w:val="17"/>
        </w:numPr>
        <w:rPr>
          <w:lang w:val="es-CO"/>
        </w:rPr>
      </w:pPr>
      <w:r>
        <w:rPr>
          <w:lang w:val="es-CO"/>
        </w:rPr>
        <w:t>Seleccionar el usuario “IIS_IUSRS”.</w:t>
      </w:r>
    </w:p>
    <w:p w:rsidR="0041328C" w:rsidRDefault="0041328C" w:rsidP="00E56913">
      <w:pPr>
        <w:pStyle w:val="GELParrafo"/>
        <w:rPr>
          <w:lang w:val="es-CO"/>
        </w:rPr>
      </w:pPr>
    </w:p>
    <w:p w:rsidR="0041328C" w:rsidRDefault="0041328C" w:rsidP="00245F9A">
      <w:pPr>
        <w:pStyle w:val="GELParrafo"/>
        <w:jc w:val="center"/>
        <w:rPr>
          <w:lang w:val="es-CO"/>
        </w:rPr>
      </w:pPr>
      <w:r>
        <w:rPr>
          <w:noProof/>
          <w:lang w:val="es-CO" w:eastAsia="es-CO"/>
        </w:rPr>
        <w:lastRenderedPageBreak/>
        <w:drawing>
          <wp:inline distT="0" distB="0" distL="0" distR="0" wp14:anchorId="3858A985" wp14:editId="3C6C28E3">
            <wp:extent cx="5610225" cy="3657600"/>
            <wp:effectExtent l="19050" t="19050" r="28575" b="1905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0225" cy="3657600"/>
                    </a:xfrm>
                    <a:prstGeom prst="rect">
                      <a:avLst/>
                    </a:prstGeom>
                    <a:noFill/>
                    <a:ln>
                      <a:solidFill>
                        <a:schemeClr val="tx1"/>
                      </a:solidFill>
                    </a:ln>
                  </pic:spPr>
                </pic:pic>
              </a:graphicData>
            </a:graphic>
          </wp:inline>
        </w:drawing>
      </w:r>
    </w:p>
    <w:p w:rsidR="00245F9A" w:rsidRPr="00245F9A" w:rsidRDefault="00245F9A" w:rsidP="00245F9A">
      <w:pPr>
        <w:pStyle w:val="Epgrafe"/>
        <w:jc w:val="center"/>
        <w:rPr>
          <w:rFonts w:ascii="Arial" w:hAnsi="Arial" w:cs="Arial"/>
          <w:i/>
          <w:color w:val="auto"/>
          <w:sz w:val="20"/>
          <w:szCs w:val="20"/>
        </w:rPr>
      </w:pPr>
      <w:bookmarkStart w:id="674" w:name="_Toc404584855"/>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34</w:t>
      </w:r>
      <w:r w:rsidRPr="003B3433">
        <w:rPr>
          <w:rFonts w:ascii="Arial" w:hAnsi="Arial" w:cs="Arial"/>
          <w:i/>
          <w:color w:val="auto"/>
          <w:sz w:val="20"/>
          <w:szCs w:val="20"/>
        </w:rPr>
        <w:fldChar w:fldCharType="end"/>
      </w:r>
      <w:r>
        <w:rPr>
          <w:rFonts w:ascii="Arial" w:hAnsi="Arial" w:cs="Arial"/>
          <w:i/>
          <w:color w:val="auto"/>
          <w:sz w:val="20"/>
          <w:szCs w:val="20"/>
        </w:rPr>
        <w:t>. Usuario</w:t>
      </w:r>
      <w:bookmarkEnd w:id="674"/>
    </w:p>
    <w:p w:rsidR="0041328C" w:rsidRDefault="0041328C" w:rsidP="00E56913">
      <w:pPr>
        <w:pStyle w:val="GELParrafo"/>
        <w:rPr>
          <w:lang w:val="es-CO"/>
        </w:rPr>
      </w:pPr>
    </w:p>
    <w:p w:rsidR="0041328C" w:rsidRDefault="0041328C" w:rsidP="00E56913">
      <w:pPr>
        <w:pStyle w:val="GELParrafo"/>
        <w:rPr>
          <w:lang w:val="es-CO"/>
        </w:rPr>
      </w:pPr>
    </w:p>
    <w:p w:rsidR="0041328C" w:rsidRDefault="0041328C" w:rsidP="0041328C">
      <w:pPr>
        <w:pStyle w:val="GELParrafo"/>
        <w:numPr>
          <w:ilvl w:val="0"/>
          <w:numId w:val="17"/>
        </w:numPr>
        <w:rPr>
          <w:lang w:val="es-CO"/>
        </w:rPr>
      </w:pPr>
      <w:r>
        <w:rPr>
          <w:lang w:val="es-CO"/>
        </w:rPr>
        <w:t xml:space="preserve">Hacer clic en </w:t>
      </w:r>
      <w:r w:rsidR="00045CF3">
        <w:rPr>
          <w:lang w:val="es-CO"/>
        </w:rPr>
        <w:t>“A</w:t>
      </w:r>
      <w:r>
        <w:rPr>
          <w:lang w:val="es-CO"/>
        </w:rPr>
        <w:t>ceptar</w:t>
      </w:r>
      <w:r w:rsidR="00045CF3">
        <w:rPr>
          <w:lang w:val="es-CO"/>
        </w:rPr>
        <w:t>”</w:t>
      </w:r>
      <w:r>
        <w:rPr>
          <w:lang w:val="es-CO"/>
        </w:rPr>
        <w:t>.</w:t>
      </w:r>
    </w:p>
    <w:p w:rsidR="0041328C" w:rsidRDefault="0041328C" w:rsidP="00E56913">
      <w:pPr>
        <w:pStyle w:val="GELParrafo"/>
        <w:rPr>
          <w:lang w:val="es-CO"/>
        </w:rPr>
      </w:pPr>
    </w:p>
    <w:p w:rsidR="0041328C" w:rsidRDefault="0041328C" w:rsidP="00245F9A">
      <w:pPr>
        <w:pStyle w:val="GELParrafo"/>
        <w:jc w:val="center"/>
        <w:rPr>
          <w:lang w:val="es-CO"/>
        </w:rPr>
      </w:pPr>
      <w:r>
        <w:rPr>
          <w:noProof/>
          <w:lang w:val="es-CO" w:eastAsia="es-CO"/>
        </w:rPr>
        <w:lastRenderedPageBreak/>
        <w:drawing>
          <wp:inline distT="0" distB="0" distL="0" distR="0" wp14:anchorId="0B1D1E78" wp14:editId="77269152">
            <wp:extent cx="5610225" cy="3933825"/>
            <wp:effectExtent l="19050" t="19050" r="28575" b="2857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0225" cy="3933825"/>
                    </a:xfrm>
                    <a:prstGeom prst="rect">
                      <a:avLst/>
                    </a:prstGeom>
                    <a:noFill/>
                    <a:ln>
                      <a:solidFill>
                        <a:schemeClr val="tx1"/>
                      </a:solidFill>
                    </a:ln>
                  </pic:spPr>
                </pic:pic>
              </a:graphicData>
            </a:graphic>
          </wp:inline>
        </w:drawing>
      </w:r>
    </w:p>
    <w:p w:rsidR="00245F9A" w:rsidRPr="00245F9A" w:rsidRDefault="00245F9A" w:rsidP="00245F9A">
      <w:pPr>
        <w:pStyle w:val="Epgrafe"/>
        <w:jc w:val="center"/>
        <w:rPr>
          <w:rFonts w:ascii="Arial" w:hAnsi="Arial" w:cs="Arial"/>
          <w:i/>
          <w:color w:val="auto"/>
          <w:sz w:val="20"/>
          <w:szCs w:val="20"/>
        </w:rPr>
      </w:pPr>
      <w:bookmarkStart w:id="675" w:name="_Toc404584856"/>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35</w:t>
      </w:r>
      <w:r w:rsidRPr="003B3433">
        <w:rPr>
          <w:rFonts w:ascii="Arial" w:hAnsi="Arial" w:cs="Arial"/>
          <w:i/>
          <w:color w:val="auto"/>
          <w:sz w:val="20"/>
          <w:szCs w:val="20"/>
        </w:rPr>
        <w:fldChar w:fldCharType="end"/>
      </w:r>
      <w:r>
        <w:rPr>
          <w:rFonts w:ascii="Arial" w:hAnsi="Arial" w:cs="Arial"/>
          <w:i/>
          <w:color w:val="auto"/>
          <w:sz w:val="20"/>
          <w:szCs w:val="20"/>
        </w:rPr>
        <w:t>. Opción Aceptar</w:t>
      </w:r>
      <w:bookmarkEnd w:id="675"/>
    </w:p>
    <w:p w:rsidR="0041328C" w:rsidRDefault="0041328C" w:rsidP="00E56913">
      <w:pPr>
        <w:pStyle w:val="GELParrafo"/>
        <w:rPr>
          <w:lang w:val="es-CO"/>
        </w:rPr>
      </w:pPr>
    </w:p>
    <w:p w:rsidR="0041328C" w:rsidRDefault="0041328C" w:rsidP="00E56913">
      <w:pPr>
        <w:pStyle w:val="GELParrafo"/>
        <w:rPr>
          <w:lang w:val="es-CO"/>
        </w:rPr>
      </w:pPr>
    </w:p>
    <w:p w:rsidR="0041328C" w:rsidRDefault="00B603E1" w:rsidP="00B603E1">
      <w:pPr>
        <w:pStyle w:val="GELParrafo"/>
        <w:numPr>
          <w:ilvl w:val="0"/>
          <w:numId w:val="17"/>
        </w:numPr>
        <w:rPr>
          <w:lang w:val="es-CO"/>
        </w:rPr>
      </w:pPr>
      <w:r>
        <w:rPr>
          <w:lang w:val="es-CO"/>
        </w:rPr>
        <w:t xml:space="preserve">Hacer clic en opción </w:t>
      </w:r>
      <w:r w:rsidR="00045CF3">
        <w:rPr>
          <w:lang w:val="es-CO"/>
        </w:rPr>
        <w:t>“A</w:t>
      </w:r>
      <w:r>
        <w:rPr>
          <w:lang w:val="es-CO"/>
        </w:rPr>
        <w:t>ceptar</w:t>
      </w:r>
      <w:r w:rsidR="00045CF3">
        <w:rPr>
          <w:lang w:val="es-CO"/>
        </w:rPr>
        <w:t>”</w:t>
      </w:r>
      <w:r>
        <w:rPr>
          <w:lang w:val="es-CO"/>
        </w:rPr>
        <w:t>.</w:t>
      </w:r>
    </w:p>
    <w:p w:rsidR="00B603E1" w:rsidRDefault="00B603E1" w:rsidP="00E56913">
      <w:pPr>
        <w:pStyle w:val="GELParrafo"/>
        <w:rPr>
          <w:lang w:val="es-CO"/>
        </w:rPr>
      </w:pPr>
    </w:p>
    <w:p w:rsidR="00B603E1" w:rsidRDefault="00B603E1" w:rsidP="00245F9A">
      <w:pPr>
        <w:pStyle w:val="GELParrafo"/>
        <w:jc w:val="center"/>
        <w:rPr>
          <w:lang w:val="es-CO"/>
        </w:rPr>
      </w:pPr>
      <w:r>
        <w:rPr>
          <w:noProof/>
          <w:lang w:val="es-CO" w:eastAsia="es-CO"/>
        </w:rPr>
        <w:lastRenderedPageBreak/>
        <w:drawing>
          <wp:inline distT="0" distB="0" distL="0" distR="0" wp14:anchorId="13925FFB" wp14:editId="7178ECFB">
            <wp:extent cx="5610225" cy="4629150"/>
            <wp:effectExtent l="19050" t="19050" r="28575" b="1905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0225" cy="4629150"/>
                    </a:xfrm>
                    <a:prstGeom prst="rect">
                      <a:avLst/>
                    </a:prstGeom>
                    <a:noFill/>
                    <a:ln>
                      <a:solidFill>
                        <a:schemeClr val="tx1"/>
                      </a:solidFill>
                    </a:ln>
                  </pic:spPr>
                </pic:pic>
              </a:graphicData>
            </a:graphic>
          </wp:inline>
        </w:drawing>
      </w:r>
    </w:p>
    <w:p w:rsidR="00245F9A" w:rsidRPr="00245F9A" w:rsidRDefault="00245F9A" w:rsidP="00245F9A">
      <w:pPr>
        <w:pStyle w:val="Epgrafe"/>
        <w:jc w:val="center"/>
        <w:rPr>
          <w:rFonts w:ascii="Arial" w:hAnsi="Arial" w:cs="Arial"/>
          <w:i/>
          <w:color w:val="auto"/>
          <w:sz w:val="20"/>
          <w:szCs w:val="20"/>
        </w:rPr>
      </w:pPr>
      <w:bookmarkStart w:id="676" w:name="_Toc404584857"/>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36</w:t>
      </w:r>
      <w:r w:rsidRPr="003B3433">
        <w:rPr>
          <w:rFonts w:ascii="Arial" w:hAnsi="Arial" w:cs="Arial"/>
          <w:i/>
          <w:color w:val="auto"/>
          <w:sz w:val="20"/>
          <w:szCs w:val="20"/>
        </w:rPr>
        <w:fldChar w:fldCharType="end"/>
      </w:r>
      <w:r>
        <w:rPr>
          <w:rFonts w:ascii="Arial" w:hAnsi="Arial" w:cs="Arial"/>
          <w:i/>
          <w:color w:val="auto"/>
          <w:sz w:val="20"/>
          <w:szCs w:val="20"/>
        </w:rPr>
        <w:t>. Opción Aceptar</w:t>
      </w:r>
      <w:bookmarkEnd w:id="676"/>
    </w:p>
    <w:p w:rsidR="00B603E1" w:rsidRDefault="00B603E1" w:rsidP="00E56913">
      <w:pPr>
        <w:pStyle w:val="GELParrafo"/>
        <w:rPr>
          <w:lang w:val="es-CO"/>
        </w:rPr>
      </w:pPr>
    </w:p>
    <w:p w:rsidR="0041328C" w:rsidRDefault="0041328C" w:rsidP="00E56913">
      <w:pPr>
        <w:pStyle w:val="GELParrafo"/>
        <w:rPr>
          <w:lang w:val="es-CO"/>
        </w:rPr>
      </w:pPr>
    </w:p>
    <w:p w:rsidR="0041328C" w:rsidRDefault="00B603E1" w:rsidP="00B603E1">
      <w:pPr>
        <w:pStyle w:val="GELParrafo"/>
        <w:numPr>
          <w:ilvl w:val="0"/>
          <w:numId w:val="17"/>
        </w:numPr>
        <w:rPr>
          <w:lang w:val="es-CO"/>
        </w:rPr>
      </w:pPr>
      <w:r>
        <w:rPr>
          <w:lang w:val="es-CO"/>
        </w:rPr>
        <w:t>Habilitar opciones de “Control Total” y “Modificar”.</w:t>
      </w:r>
    </w:p>
    <w:p w:rsidR="00B603E1" w:rsidRDefault="00B603E1" w:rsidP="00E56913">
      <w:pPr>
        <w:pStyle w:val="GELParrafo"/>
        <w:rPr>
          <w:lang w:val="es-CO"/>
        </w:rPr>
      </w:pPr>
    </w:p>
    <w:p w:rsidR="00B603E1" w:rsidRDefault="00B603E1" w:rsidP="00E56913">
      <w:pPr>
        <w:pStyle w:val="GELParrafo"/>
        <w:rPr>
          <w:lang w:val="es-CO"/>
        </w:rPr>
      </w:pPr>
      <w:r>
        <w:rPr>
          <w:noProof/>
          <w:lang w:val="es-CO" w:eastAsia="es-CO"/>
        </w:rPr>
        <w:lastRenderedPageBreak/>
        <w:drawing>
          <wp:inline distT="0" distB="0" distL="0" distR="0" wp14:anchorId="4728605B" wp14:editId="7305509B">
            <wp:extent cx="5610225" cy="4095750"/>
            <wp:effectExtent l="19050" t="19050" r="28575" b="1905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0225" cy="4095750"/>
                    </a:xfrm>
                    <a:prstGeom prst="rect">
                      <a:avLst/>
                    </a:prstGeom>
                    <a:noFill/>
                    <a:ln>
                      <a:solidFill>
                        <a:schemeClr val="tx1"/>
                      </a:solidFill>
                    </a:ln>
                  </pic:spPr>
                </pic:pic>
              </a:graphicData>
            </a:graphic>
          </wp:inline>
        </w:drawing>
      </w:r>
    </w:p>
    <w:p w:rsidR="00245F9A" w:rsidRPr="00245F9A" w:rsidRDefault="00245F9A" w:rsidP="00245F9A">
      <w:pPr>
        <w:pStyle w:val="Epgrafe"/>
        <w:jc w:val="center"/>
        <w:rPr>
          <w:rFonts w:ascii="Arial" w:hAnsi="Arial" w:cs="Arial"/>
          <w:i/>
          <w:color w:val="auto"/>
          <w:sz w:val="20"/>
          <w:szCs w:val="20"/>
        </w:rPr>
      </w:pPr>
      <w:bookmarkStart w:id="677" w:name="_Toc404584858"/>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37</w:t>
      </w:r>
      <w:r w:rsidRPr="003B3433">
        <w:rPr>
          <w:rFonts w:ascii="Arial" w:hAnsi="Arial" w:cs="Arial"/>
          <w:i/>
          <w:color w:val="auto"/>
          <w:sz w:val="20"/>
          <w:szCs w:val="20"/>
        </w:rPr>
        <w:fldChar w:fldCharType="end"/>
      </w:r>
      <w:r>
        <w:rPr>
          <w:rFonts w:ascii="Arial" w:hAnsi="Arial" w:cs="Arial"/>
          <w:i/>
          <w:color w:val="auto"/>
          <w:sz w:val="20"/>
          <w:szCs w:val="20"/>
        </w:rPr>
        <w:t>. Opción Control Total y Modificar</w:t>
      </w:r>
      <w:bookmarkEnd w:id="677"/>
    </w:p>
    <w:p w:rsidR="0041328C" w:rsidRDefault="0041328C" w:rsidP="00E56913">
      <w:pPr>
        <w:pStyle w:val="GELParrafo"/>
        <w:rPr>
          <w:lang w:val="es-CO"/>
        </w:rPr>
      </w:pPr>
    </w:p>
    <w:p w:rsidR="00B603E1" w:rsidRDefault="00B603E1" w:rsidP="00E56913">
      <w:pPr>
        <w:pStyle w:val="GELParrafo"/>
        <w:rPr>
          <w:lang w:val="es-CO"/>
        </w:rPr>
      </w:pPr>
    </w:p>
    <w:p w:rsidR="00B603E1" w:rsidRDefault="00A66F77" w:rsidP="00A66F77">
      <w:pPr>
        <w:pStyle w:val="GELParrafo"/>
        <w:numPr>
          <w:ilvl w:val="0"/>
          <w:numId w:val="17"/>
        </w:numPr>
        <w:rPr>
          <w:lang w:val="es-CO"/>
        </w:rPr>
      </w:pPr>
      <w:r>
        <w:rPr>
          <w:lang w:val="es-CO"/>
        </w:rPr>
        <w:t xml:space="preserve">Hacer clic en </w:t>
      </w:r>
      <w:r w:rsidR="00FE1F90">
        <w:rPr>
          <w:lang w:val="es-CO"/>
        </w:rPr>
        <w:t>“A</w:t>
      </w:r>
      <w:r>
        <w:rPr>
          <w:lang w:val="es-CO"/>
        </w:rPr>
        <w:t>ceptar</w:t>
      </w:r>
      <w:r w:rsidR="00FE1F90">
        <w:rPr>
          <w:lang w:val="es-CO"/>
        </w:rPr>
        <w:t>”</w:t>
      </w:r>
      <w:r>
        <w:rPr>
          <w:lang w:val="es-CO"/>
        </w:rPr>
        <w:t xml:space="preserve">, y en </w:t>
      </w:r>
      <w:r w:rsidR="00FE1F90">
        <w:rPr>
          <w:lang w:val="es-CO"/>
        </w:rPr>
        <w:t>“A</w:t>
      </w:r>
      <w:r>
        <w:rPr>
          <w:lang w:val="es-CO"/>
        </w:rPr>
        <w:t>ceptar</w:t>
      </w:r>
      <w:r w:rsidR="00FE1F90">
        <w:rPr>
          <w:lang w:val="es-CO"/>
        </w:rPr>
        <w:t>”</w:t>
      </w:r>
      <w:r>
        <w:rPr>
          <w:lang w:val="es-CO"/>
        </w:rPr>
        <w:t xml:space="preserve"> nuevamente.</w:t>
      </w:r>
    </w:p>
    <w:p w:rsidR="00B603E1" w:rsidRDefault="00B603E1" w:rsidP="00E56913">
      <w:pPr>
        <w:pStyle w:val="GELParrafo"/>
        <w:rPr>
          <w:lang w:val="es-CO"/>
        </w:rPr>
      </w:pPr>
    </w:p>
    <w:p w:rsidR="00DC62E3" w:rsidRDefault="00DC62E3" w:rsidP="00DC62E3">
      <w:pPr>
        <w:pStyle w:val="GELTtulo3"/>
        <w:numPr>
          <w:ilvl w:val="2"/>
          <w:numId w:val="1"/>
        </w:numPr>
      </w:pPr>
      <w:bookmarkStart w:id="678" w:name="_Toc404584803"/>
      <w:r>
        <w:t>CONFIGURACIÓN ACCESO A BASE DE DATOS</w:t>
      </w:r>
      <w:bookmarkEnd w:id="678"/>
    </w:p>
    <w:p w:rsidR="00DC62E3" w:rsidRDefault="00DC62E3" w:rsidP="00DC62E3">
      <w:pPr>
        <w:pStyle w:val="GELParrafo"/>
        <w:rPr>
          <w:lang w:val="es-CO"/>
        </w:rPr>
      </w:pPr>
      <w:r>
        <w:rPr>
          <w:lang w:val="es-CO"/>
        </w:rPr>
        <w:t>Se debe abrir para editar el archivo “</w:t>
      </w:r>
      <w:proofErr w:type="spellStart"/>
      <w:r>
        <w:rPr>
          <w:lang w:val="es-CO"/>
        </w:rPr>
        <w:t>Web.config</w:t>
      </w:r>
      <w:proofErr w:type="spellEnd"/>
      <w:r>
        <w:rPr>
          <w:lang w:val="es-CO"/>
        </w:rPr>
        <w:t>”</w:t>
      </w:r>
      <w:r w:rsidR="004D7230">
        <w:rPr>
          <w:lang w:val="es-CO"/>
        </w:rPr>
        <w:t xml:space="preserve"> ubicado en la carpeta </w:t>
      </w:r>
      <w:del w:id="679" w:author="Carolina Fajardo" w:date="2014-11-20T10:34:00Z">
        <w:r w:rsidR="004D7230">
          <w:rPr>
            <w:lang w:val="es-CO"/>
          </w:rPr>
          <w:delText>“</w:delText>
        </w:r>
        <w:r w:rsidR="004D7230" w:rsidRPr="004D7230">
          <w:rPr>
            <w:lang w:val="es-CO"/>
          </w:rPr>
          <w:delText>C:\inetpub\wwwro</w:delText>
        </w:r>
        <w:r w:rsidR="004D7230">
          <w:rPr>
            <w:lang w:val="es-CO"/>
          </w:rPr>
          <w:delText>ot\ElefantesBlancosWeb”</w:delText>
        </w:r>
        <w:r>
          <w:rPr>
            <w:lang w:val="es-CO"/>
          </w:rPr>
          <w:delText>,</w:delText>
        </w:r>
      </w:del>
      <w:ins w:id="680" w:author="Carolina Fajardo" w:date="2014-11-20T10:34:00Z">
        <w:r w:rsidR="00AE074A">
          <w:rPr>
            <w:lang w:val="es-CO"/>
          </w:rPr>
          <w:t xml:space="preserve">del sitio web donde haya sido descomprimida la carpeta </w:t>
        </w:r>
        <w:proofErr w:type="spellStart"/>
        <w:r w:rsidR="00AE074A">
          <w:rPr>
            <w:lang w:val="es-CO"/>
          </w:rPr>
          <w:t>ElefantesBlancos</w:t>
        </w:r>
        <w:proofErr w:type="spellEnd"/>
        <w:r>
          <w:rPr>
            <w:lang w:val="es-CO"/>
          </w:rPr>
          <w:t>,</w:t>
        </w:r>
      </w:ins>
      <w:r>
        <w:rPr>
          <w:lang w:val="es-CO"/>
        </w:rPr>
        <w:t xml:space="preserve"> en el cual existen dos conexiones a base de datos:</w:t>
      </w:r>
    </w:p>
    <w:p w:rsidR="00DC62E3" w:rsidRDefault="00DC62E3" w:rsidP="00DC62E3">
      <w:pPr>
        <w:pStyle w:val="GELParrafo"/>
        <w:numPr>
          <w:ilvl w:val="0"/>
          <w:numId w:val="17"/>
        </w:numPr>
        <w:rPr>
          <w:lang w:val="es-CO"/>
        </w:rPr>
      </w:pPr>
      <w:r w:rsidRPr="00812165">
        <w:rPr>
          <w:lang w:val="es-CO"/>
        </w:rPr>
        <w:t>moviles4Entities</w:t>
      </w:r>
    </w:p>
    <w:p w:rsidR="00DC62E3" w:rsidRDefault="00DC62E3" w:rsidP="00DC62E3">
      <w:pPr>
        <w:pStyle w:val="GELParrafo"/>
        <w:numPr>
          <w:ilvl w:val="0"/>
          <w:numId w:val="17"/>
        </w:numPr>
        <w:rPr>
          <w:lang w:val="es-CO"/>
        </w:rPr>
      </w:pPr>
      <w:proofErr w:type="spellStart"/>
      <w:r w:rsidRPr="00812165">
        <w:rPr>
          <w:lang w:val="es-CO"/>
        </w:rPr>
        <w:t>AuditoriaEntities</w:t>
      </w:r>
      <w:proofErr w:type="spellEnd"/>
    </w:p>
    <w:p w:rsidR="00DC62E3" w:rsidRDefault="00DC62E3" w:rsidP="00DC62E3">
      <w:pPr>
        <w:pStyle w:val="GELParrafo"/>
        <w:rPr>
          <w:lang w:val="es-CO"/>
        </w:rPr>
      </w:pPr>
    </w:p>
    <w:p w:rsidR="00DC62E3" w:rsidRDefault="00DC62E3" w:rsidP="00DC62E3">
      <w:pPr>
        <w:pStyle w:val="GELParrafo"/>
        <w:rPr>
          <w:lang w:val="es-CO"/>
        </w:rPr>
      </w:pPr>
    </w:p>
    <w:p w:rsidR="00DC62E3" w:rsidRDefault="00DC62E3" w:rsidP="00DC62E3">
      <w:pPr>
        <w:pStyle w:val="GELParrafo"/>
        <w:rPr>
          <w:lang w:val="es-CO"/>
        </w:rPr>
      </w:pPr>
      <w:r>
        <w:rPr>
          <w:noProof/>
          <w:lang w:val="es-CO" w:eastAsia="es-CO"/>
        </w:rPr>
        <w:drawing>
          <wp:inline distT="0" distB="0" distL="0" distR="0" wp14:anchorId="7EA94A44" wp14:editId="3F930C03">
            <wp:extent cx="5607050" cy="294132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07050" cy="2941320"/>
                    </a:xfrm>
                    <a:prstGeom prst="rect">
                      <a:avLst/>
                    </a:prstGeom>
                    <a:noFill/>
                    <a:ln>
                      <a:noFill/>
                    </a:ln>
                  </pic:spPr>
                </pic:pic>
              </a:graphicData>
            </a:graphic>
          </wp:inline>
        </w:drawing>
      </w:r>
    </w:p>
    <w:p w:rsidR="00DC62E3" w:rsidRPr="00245F9A" w:rsidRDefault="00DC62E3" w:rsidP="00DC62E3">
      <w:pPr>
        <w:pStyle w:val="Epgrafe"/>
        <w:jc w:val="center"/>
        <w:rPr>
          <w:rFonts w:ascii="Arial" w:hAnsi="Arial" w:cs="Arial"/>
          <w:i/>
          <w:color w:val="auto"/>
          <w:sz w:val="20"/>
          <w:szCs w:val="20"/>
        </w:rPr>
      </w:pPr>
      <w:bookmarkStart w:id="681" w:name="_Toc404584859"/>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38</w:t>
      </w:r>
      <w:r w:rsidRPr="003B3433">
        <w:rPr>
          <w:rFonts w:ascii="Arial" w:hAnsi="Arial" w:cs="Arial"/>
          <w:i/>
          <w:color w:val="auto"/>
          <w:sz w:val="20"/>
          <w:szCs w:val="20"/>
        </w:rPr>
        <w:fldChar w:fldCharType="end"/>
      </w:r>
      <w:r>
        <w:rPr>
          <w:rFonts w:ascii="Arial" w:hAnsi="Arial" w:cs="Arial"/>
          <w:i/>
          <w:color w:val="auto"/>
          <w:sz w:val="20"/>
          <w:szCs w:val="20"/>
        </w:rPr>
        <w:t xml:space="preserve">. Archivo </w:t>
      </w:r>
      <w:proofErr w:type="spellStart"/>
      <w:r>
        <w:rPr>
          <w:rFonts w:ascii="Arial" w:hAnsi="Arial" w:cs="Arial"/>
          <w:i/>
          <w:color w:val="auto"/>
          <w:sz w:val="20"/>
          <w:szCs w:val="20"/>
        </w:rPr>
        <w:t>Web.Config</w:t>
      </w:r>
      <w:bookmarkEnd w:id="681"/>
      <w:proofErr w:type="spellEnd"/>
    </w:p>
    <w:p w:rsidR="00DC62E3" w:rsidRDefault="00DC62E3" w:rsidP="00DC62E3">
      <w:pPr>
        <w:pStyle w:val="GELParrafo"/>
      </w:pPr>
      <w:r>
        <w:t xml:space="preserve"> </w:t>
      </w:r>
    </w:p>
    <w:p w:rsidR="00DC62E3" w:rsidRDefault="00DC62E3" w:rsidP="00DC62E3">
      <w:pPr>
        <w:pStyle w:val="GELParrafo"/>
      </w:pPr>
      <w:r>
        <w:t xml:space="preserve">Cada una de estas conexiones debe ser modificada </w:t>
      </w:r>
      <w:r w:rsidR="004D1569">
        <w:t xml:space="preserve"> únicamente en la clave del usuario </w:t>
      </w:r>
      <w:r>
        <w:t>para conectarse a las bases de datos correspondientes.</w:t>
      </w:r>
    </w:p>
    <w:p w:rsidR="00DC62E3" w:rsidRDefault="00DC62E3" w:rsidP="00DC62E3">
      <w:pPr>
        <w:pStyle w:val="GELParrafo"/>
        <w:numPr>
          <w:ilvl w:val="0"/>
          <w:numId w:val="17"/>
        </w:numPr>
        <w:rPr>
          <w:lang w:val="es-CO"/>
        </w:rPr>
      </w:pPr>
      <w:r w:rsidRPr="00812165">
        <w:rPr>
          <w:lang w:val="es-CO"/>
        </w:rPr>
        <w:t>moviles4Entities</w:t>
      </w:r>
      <w:r>
        <w:rPr>
          <w:lang w:val="es-CO"/>
        </w:rPr>
        <w:t xml:space="preserve">: debe conectarse a </w:t>
      </w:r>
      <w:proofErr w:type="spellStart"/>
      <w:r w:rsidRPr="00812165">
        <w:rPr>
          <w:lang w:val="es-CO"/>
        </w:rPr>
        <w:t>elefantesblancos</w:t>
      </w:r>
      <w:proofErr w:type="spellEnd"/>
    </w:p>
    <w:p w:rsidR="00DC62E3" w:rsidRDefault="00DC62E3" w:rsidP="00DC62E3">
      <w:pPr>
        <w:pStyle w:val="GELParrafo"/>
        <w:numPr>
          <w:ilvl w:val="0"/>
          <w:numId w:val="17"/>
        </w:numPr>
        <w:rPr>
          <w:lang w:val="es-CO"/>
        </w:rPr>
      </w:pPr>
      <w:proofErr w:type="spellStart"/>
      <w:r w:rsidRPr="00812165">
        <w:rPr>
          <w:lang w:val="es-CO"/>
        </w:rPr>
        <w:t>AuditoriaEntities</w:t>
      </w:r>
      <w:proofErr w:type="spellEnd"/>
      <w:r>
        <w:rPr>
          <w:lang w:val="es-CO"/>
        </w:rPr>
        <w:t xml:space="preserve">: debe conectarse a </w:t>
      </w:r>
      <w:proofErr w:type="spellStart"/>
      <w:r w:rsidRPr="00812165">
        <w:rPr>
          <w:lang w:val="es-CO"/>
        </w:rPr>
        <w:t>elefantesblancos</w:t>
      </w:r>
      <w:r w:rsidR="004D1569">
        <w:rPr>
          <w:lang w:val="es-CO"/>
        </w:rPr>
        <w:t>_</w:t>
      </w:r>
      <w:r>
        <w:rPr>
          <w:lang w:val="es-CO"/>
        </w:rPr>
        <w:t>auditoria</w:t>
      </w:r>
      <w:proofErr w:type="spellEnd"/>
    </w:p>
    <w:p w:rsidR="00DC62E3" w:rsidRPr="00DF55F8" w:rsidRDefault="00DC62E3" w:rsidP="00E56913">
      <w:pPr>
        <w:pStyle w:val="GELParrafo"/>
      </w:pPr>
    </w:p>
    <w:p w:rsidR="00E56913" w:rsidRDefault="002F4D26" w:rsidP="002F4D26">
      <w:pPr>
        <w:pStyle w:val="GELTtulo2"/>
        <w:rPr>
          <w:lang w:val="es-CO"/>
        </w:rPr>
      </w:pPr>
      <w:bookmarkStart w:id="682" w:name="_Toc404584804"/>
      <w:r>
        <w:rPr>
          <w:lang w:val="es-CO"/>
        </w:rPr>
        <w:t>INSTALACION DEL SERVIDOR DE LA CAPA DE APLICACIONES – SERVICIOS WEB</w:t>
      </w:r>
      <w:bookmarkEnd w:id="682"/>
    </w:p>
    <w:p w:rsidR="002F4D26" w:rsidRPr="00621793" w:rsidRDefault="002F4D26" w:rsidP="002F4D26">
      <w:pPr>
        <w:pStyle w:val="GELTtulo3"/>
      </w:pPr>
      <w:bookmarkStart w:id="683" w:name="_Toc404584805"/>
      <w:r w:rsidRPr="00621793">
        <w:t>PRERREQUISITOS</w:t>
      </w:r>
      <w:bookmarkEnd w:id="683"/>
    </w:p>
    <w:p w:rsidR="002F4D26" w:rsidRPr="00621793" w:rsidRDefault="002F4D26" w:rsidP="002F4D26">
      <w:pPr>
        <w:pStyle w:val="GELParrafo"/>
      </w:pPr>
      <w:r w:rsidRPr="00621793">
        <w:t xml:space="preserve">Se  debe verificar que el sistema operativo es Microsoft Windows Server 2008 </w:t>
      </w:r>
      <w:proofErr w:type="spellStart"/>
      <w:ins w:id="684" w:author="Interventoria" w:date="2014-11-24T08:47:00Z">
        <w:r w:rsidR="00A57CD3">
          <w:t>S</w:t>
        </w:r>
      </w:ins>
      <w:del w:id="685" w:author="Interventoria" w:date="2014-11-24T08:47:00Z">
        <w:r w:rsidRPr="00621793" w:rsidDel="00A57CD3">
          <w:delText>Es</w:delText>
        </w:r>
      </w:del>
      <w:r w:rsidRPr="00621793">
        <w:t>tandar</w:t>
      </w:r>
      <w:proofErr w:type="spellEnd"/>
      <w:r w:rsidRPr="00621793">
        <w:t xml:space="preserve"> </w:t>
      </w:r>
      <w:proofErr w:type="spellStart"/>
      <w:r w:rsidRPr="00621793">
        <w:t>Edition</w:t>
      </w:r>
      <w:proofErr w:type="spellEnd"/>
      <w:r w:rsidRPr="00621793">
        <w:t>.</w:t>
      </w:r>
    </w:p>
    <w:p w:rsidR="002F4D26" w:rsidRPr="00621793" w:rsidRDefault="002F4D26" w:rsidP="002F4D26">
      <w:pPr>
        <w:pStyle w:val="GELParrafo"/>
      </w:pPr>
    </w:p>
    <w:p w:rsidR="002F4D26" w:rsidRPr="005C632C" w:rsidRDefault="002F4D26" w:rsidP="00245F9A">
      <w:pPr>
        <w:pStyle w:val="GELParrafo"/>
        <w:jc w:val="center"/>
      </w:pPr>
      <w:r w:rsidRPr="005C632C">
        <w:rPr>
          <w:noProof/>
          <w:lang w:val="es-CO" w:eastAsia="es-CO"/>
        </w:rPr>
        <w:lastRenderedPageBreak/>
        <w:drawing>
          <wp:inline distT="0" distB="0" distL="0" distR="0" wp14:anchorId="31728153" wp14:editId="10D82186">
            <wp:extent cx="5613400" cy="1781544"/>
            <wp:effectExtent l="19050" t="19050" r="25400" b="285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3400" cy="1781544"/>
                    </a:xfrm>
                    <a:prstGeom prst="rect">
                      <a:avLst/>
                    </a:prstGeom>
                    <a:noFill/>
                    <a:ln>
                      <a:solidFill>
                        <a:schemeClr val="tx1"/>
                      </a:solidFill>
                    </a:ln>
                  </pic:spPr>
                </pic:pic>
              </a:graphicData>
            </a:graphic>
          </wp:inline>
        </w:drawing>
      </w:r>
    </w:p>
    <w:p w:rsidR="00245F9A" w:rsidRPr="00245F9A" w:rsidRDefault="00245F9A" w:rsidP="00245F9A">
      <w:pPr>
        <w:pStyle w:val="Epgrafe"/>
        <w:jc w:val="center"/>
        <w:rPr>
          <w:rFonts w:ascii="Arial" w:hAnsi="Arial" w:cs="Arial"/>
          <w:i/>
          <w:color w:val="auto"/>
          <w:sz w:val="20"/>
          <w:szCs w:val="20"/>
        </w:rPr>
      </w:pPr>
      <w:bookmarkStart w:id="686" w:name="_Toc404584860"/>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39</w:t>
      </w:r>
      <w:r w:rsidRPr="003B3433">
        <w:rPr>
          <w:rFonts w:ascii="Arial" w:hAnsi="Arial" w:cs="Arial"/>
          <w:i/>
          <w:color w:val="auto"/>
          <w:sz w:val="20"/>
          <w:szCs w:val="20"/>
        </w:rPr>
        <w:fldChar w:fldCharType="end"/>
      </w:r>
      <w:r>
        <w:rPr>
          <w:rFonts w:ascii="Arial" w:hAnsi="Arial" w:cs="Arial"/>
          <w:i/>
          <w:color w:val="auto"/>
          <w:sz w:val="20"/>
          <w:szCs w:val="20"/>
        </w:rPr>
        <w:t>. Sistema Operativo</w:t>
      </w:r>
      <w:bookmarkEnd w:id="686"/>
    </w:p>
    <w:p w:rsidR="002F4D26" w:rsidRPr="005C632C" w:rsidRDefault="002F4D26" w:rsidP="002F4D26">
      <w:pPr>
        <w:pStyle w:val="GELParrafo"/>
      </w:pPr>
    </w:p>
    <w:p w:rsidR="002F4D26" w:rsidRDefault="002F4D26" w:rsidP="00E56913">
      <w:pPr>
        <w:pStyle w:val="GELParrafo"/>
        <w:rPr>
          <w:lang w:val="es-CO"/>
        </w:rPr>
      </w:pPr>
    </w:p>
    <w:p w:rsidR="00085611" w:rsidRDefault="00085611" w:rsidP="00085611">
      <w:pPr>
        <w:pStyle w:val="GELTtulo3"/>
      </w:pPr>
      <w:bookmarkStart w:id="687" w:name="_Toc404584806"/>
      <w:r>
        <w:t xml:space="preserve">INSTALACION DEL </w:t>
      </w:r>
      <w:r w:rsidR="00D03F0E">
        <w:t>JDK</w:t>
      </w:r>
      <w:r>
        <w:t xml:space="preserve"> 6.45</w:t>
      </w:r>
      <w:ins w:id="688" w:author="Carolina Fajardo" w:date="2014-11-20T10:34:00Z">
        <w:r w:rsidR="005B27EE">
          <w:t xml:space="preserve"> o superior</w:t>
        </w:r>
      </w:ins>
      <w:bookmarkEnd w:id="687"/>
    </w:p>
    <w:p w:rsidR="00085611" w:rsidRDefault="00085611" w:rsidP="00085611">
      <w:pPr>
        <w:pStyle w:val="GELParrafo"/>
      </w:pPr>
      <w:r>
        <w:t>Copiar el instalador de JDK</w:t>
      </w:r>
      <w:del w:id="689" w:author="Carolina Fajardo" w:date="2014-11-20T10:34:00Z">
        <w:r>
          <w:delText xml:space="preserve"> 6.45</w:delText>
        </w:r>
      </w:del>
      <w:r>
        <w:t xml:space="preserve"> </w:t>
      </w:r>
      <w:r w:rsidR="00001897">
        <w:rPr>
          <w:lang w:val="es-CO"/>
        </w:rPr>
        <w:t xml:space="preserve">desde </w:t>
      </w:r>
      <w:r w:rsidR="00001897">
        <w:t>el directorio llamado “Instaladores</w:t>
      </w:r>
      <w:r w:rsidR="00BF6FA6">
        <w:t>\Servicios Web</w:t>
      </w:r>
      <w:r w:rsidR="00001897">
        <w:t>” que se encuentra CD de instalación al servidor</w:t>
      </w:r>
      <w:r w:rsidR="008D3D2A">
        <w:t>, l</w:t>
      </w:r>
      <w:r>
        <w:t>e damos doble clic sobre el instalador para iniciar.</w:t>
      </w:r>
    </w:p>
    <w:p w:rsidR="00085611" w:rsidRDefault="00085611" w:rsidP="00085611">
      <w:pPr>
        <w:pStyle w:val="GELParrafo"/>
      </w:pPr>
      <w:r>
        <w:t>Luego nos aparecerá un tutorial de instalación.</w:t>
      </w:r>
    </w:p>
    <w:p w:rsidR="00085611" w:rsidRDefault="00085611" w:rsidP="00085611">
      <w:pPr>
        <w:pStyle w:val="GELParrafo"/>
      </w:pPr>
    </w:p>
    <w:p w:rsidR="00085611" w:rsidRDefault="00085611" w:rsidP="002330C5">
      <w:pPr>
        <w:pStyle w:val="GELParrafo"/>
        <w:jc w:val="center"/>
      </w:pPr>
      <w:r>
        <w:rPr>
          <w:noProof/>
          <w:lang w:val="es-CO" w:eastAsia="es-CO"/>
        </w:rPr>
        <w:lastRenderedPageBreak/>
        <w:drawing>
          <wp:inline distT="0" distB="0" distL="0" distR="0" wp14:anchorId="5499965E" wp14:editId="232A654C">
            <wp:extent cx="4762500" cy="3581400"/>
            <wp:effectExtent l="19050" t="19050" r="19050"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2500" cy="3581400"/>
                    </a:xfrm>
                    <a:prstGeom prst="rect">
                      <a:avLst/>
                    </a:prstGeom>
                    <a:noFill/>
                    <a:ln>
                      <a:solidFill>
                        <a:schemeClr val="tx1"/>
                      </a:solidFill>
                    </a:ln>
                  </pic:spPr>
                </pic:pic>
              </a:graphicData>
            </a:graphic>
          </wp:inline>
        </w:drawing>
      </w:r>
    </w:p>
    <w:p w:rsidR="00245F9A" w:rsidRPr="00245F9A" w:rsidRDefault="00245F9A" w:rsidP="00245F9A">
      <w:pPr>
        <w:pStyle w:val="Epgrafe"/>
        <w:jc w:val="center"/>
        <w:rPr>
          <w:rFonts w:ascii="Arial" w:hAnsi="Arial" w:cs="Arial"/>
          <w:i/>
          <w:color w:val="auto"/>
          <w:sz w:val="20"/>
          <w:szCs w:val="20"/>
        </w:rPr>
      </w:pPr>
      <w:bookmarkStart w:id="690" w:name="_Toc404584861"/>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40</w:t>
      </w:r>
      <w:r w:rsidRPr="003B3433">
        <w:rPr>
          <w:rFonts w:ascii="Arial" w:hAnsi="Arial" w:cs="Arial"/>
          <w:i/>
          <w:color w:val="auto"/>
          <w:sz w:val="20"/>
          <w:szCs w:val="20"/>
        </w:rPr>
        <w:fldChar w:fldCharType="end"/>
      </w:r>
      <w:r>
        <w:rPr>
          <w:rFonts w:ascii="Arial" w:hAnsi="Arial" w:cs="Arial"/>
          <w:i/>
          <w:color w:val="auto"/>
          <w:sz w:val="20"/>
          <w:szCs w:val="20"/>
        </w:rPr>
        <w:t xml:space="preserve">. </w:t>
      </w:r>
      <w:r w:rsidR="002330C5">
        <w:rPr>
          <w:rFonts w:ascii="Arial" w:hAnsi="Arial" w:cs="Arial"/>
          <w:i/>
          <w:color w:val="auto"/>
          <w:sz w:val="20"/>
          <w:szCs w:val="20"/>
        </w:rPr>
        <w:t>Inicio Instalación JDK</w:t>
      </w:r>
      <w:bookmarkEnd w:id="690"/>
    </w:p>
    <w:p w:rsidR="005A2B98" w:rsidRDefault="005A2B98" w:rsidP="00E56913">
      <w:pPr>
        <w:pStyle w:val="GELParrafo"/>
      </w:pPr>
    </w:p>
    <w:p w:rsidR="005A2B98" w:rsidRDefault="005A2B98" w:rsidP="005A2B98">
      <w:pPr>
        <w:pStyle w:val="GELParrafo"/>
        <w:numPr>
          <w:ilvl w:val="0"/>
          <w:numId w:val="17"/>
        </w:numPr>
      </w:pPr>
      <w:r>
        <w:t xml:space="preserve">Hacemos </w:t>
      </w:r>
      <w:r w:rsidR="002330C5">
        <w:t xml:space="preserve">clic en </w:t>
      </w:r>
      <w:r w:rsidR="00353E70">
        <w:t>“S</w:t>
      </w:r>
      <w:r w:rsidR="002330C5">
        <w:t>iguiente</w:t>
      </w:r>
      <w:r w:rsidR="00353E70">
        <w:t>” (</w:t>
      </w:r>
      <w:proofErr w:type="spellStart"/>
      <w:r w:rsidR="00353E70">
        <w:t>Next</w:t>
      </w:r>
      <w:proofErr w:type="spellEnd"/>
      <w:r w:rsidR="00353E70">
        <w:t xml:space="preserve">) </w:t>
      </w:r>
      <w:r w:rsidR="002330C5">
        <w:t xml:space="preserve"> para que inici</w:t>
      </w:r>
      <w:r>
        <w:t>e la instalación.</w:t>
      </w:r>
    </w:p>
    <w:p w:rsidR="005A2B98" w:rsidRDefault="005A2B98" w:rsidP="005A2B98">
      <w:pPr>
        <w:pStyle w:val="GELParrafo"/>
        <w:numPr>
          <w:ilvl w:val="0"/>
          <w:numId w:val="17"/>
        </w:numPr>
      </w:pPr>
      <w:r>
        <w:t>Al finalizar esta parte aparecerá la siguiente pantalla:</w:t>
      </w:r>
    </w:p>
    <w:p w:rsidR="005A2B98" w:rsidRDefault="005A2B98" w:rsidP="00E56913">
      <w:pPr>
        <w:pStyle w:val="GELParrafo"/>
      </w:pPr>
    </w:p>
    <w:p w:rsidR="005A2B98" w:rsidRDefault="005A2B98" w:rsidP="002330C5">
      <w:pPr>
        <w:pStyle w:val="GELParrafo"/>
        <w:jc w:val="center"/>
      </w:pPr>
      <w:r>
        <w:rPr>
          <w:noProof/>
          <w:lang w:val="es-CO" w:eastAsia="es-CO"/>
        </w:rPr>
        <w:lastRenderedPageBreak/>
        <w:drawing>
          <wp:inline distT="0" distB="0" distL="0" distR="0" wp14:anchorId="68CB53F7" wp14:editId="5B61222A">
            <wp:extent cx="4752975" cy="3562350"/>
            <wp:effectExtent l="19050" t="19050" r="28575" b="190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52975" cy="3562350"/>
                    </a:xfrm>
                    <a:prstGeom prst="rect">
                      <a:avLst/>
                    </a:prstGeom>
                    <a:noFill/>
                    <a:ln>
                      <a:solidFill>
                        <a:schemeClr val="tx1"/>
                      </a:solidFill>
                    </a:ln>
                  </pic:spPr>
                </pic:pic>
              </a:graphicData>
            </a:graphic>
          </wp:inline>
        </w:drawing>
      </w:r>
    </w:p>
    <w:p w:rsidR="002330C5" w:rsidRPr="00245F9A" w:rsidRDefault="002330C5" w:rsidP="002330C5">
      <w:pPr>
        <w:pStyle w:val="Epgrafe"/>
        <w:jc w:val="center"/>
        <w:rPr>
          <w:rFonts w:ascii="Arial" w:hAnsi="Arial" w:cs="Arial"/>
          <w:i/>
          <w:color w:val="auto"/>
          <w:sz w:val="20"/>
          <w:szCs w:val="20"/>
        </w:rPr>
      </w:pPr>
      <w:bookmarkStart w:id="691" w:name="_Toc404584862"/>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41</w:t>
      </w:r>
      <w:r w:rsidRPr="003B3433">
        <w:rPr>
          <w:rFonts w:ascii="Arial" w:hAnsi="Arial" w:cs="Arial"/>
          <w:i/>
          <w:color w:val="auto"/>
          <w:sz w:val="20"/>
          <w:szCs w:val="20"/>
        </w:rPr>
        <w:fldChar w:fldCharType="end"/>
      </w:r>
      <w:r>
        <w:rPr>
          <w:rFonts w:ascii="Arial" w:hAnsi="Arial" w:cs="Arial"/>
          <w:i/>
          <w:color w:val="auto"/>
          <w:sz w:val="20"/>
          <w:szCs w:val="20"/>
        </w:rPr>
        <w:t>. Destino de Carpeta</w:t>
      </w:r>
      <w:bookmarkEnd w:id="691"/>
    </w:p>
    <w:p w:rsidR="005A2B98" w:rsidRDefault="005A2B98" w:rsidP="00E56913">
      <w:pPr>
        <w:pStyle w:val="GELParrafo"/>
      </w:pPr>
    </w:p>
    <w:p w:rsidR="005A2B98" w:rsidRDefault="005A2B98" w:rsidP="00E56913">
      <w:pPr>
        <w:pStyle w:val="GELParrafo"/>
      </w:pPr>
    </w:p>
    <w:p w:rsidR="005A2B98" w:rsidRDefault="005A2B98" w:rsidP="006C79AE">
      <w:pPr>
        <w:pStyle w:val="GELParrafo"/>
        <w:numPr>
          <w:ilvl w:val="0"/>
          <w:numId w:val="18"/>
        </w:numPr>
      </w:pPr>
      <w:r>
        <w:t xml:space="preserve">Hacemos clic en </w:t>
      </w:r>
      <w:r w:rsidR="00045CF3">
        <w:t>“S</w:t>
      </w:r>
      <w:r>
        <w:t>iguiente</w:t>
      </w:r>
      <w:r w:rsidR="00045CF3">
        <w:t>” (</w:t>
      </w:r>
      <w:proofErr w:type="spellStart"/>
      <w:r w:rsidR="00045CF3">
        <w:t>Next</w:t>
      </w:r>
      <w:proofErr w:type="spellEnd"/>
      <w:r w:rsidR="00045CF3">
        <w:t>)</w:t>
      </w:r>
      <w:r>
        <w:t>.</w:t>
      </w:r>
    </w:p>
    <w:p w:rsidR="005A2B98" w:rsidRDefault="006C79AE" w:rsidP="006C79AE">
      <w:pPr>
        <w:pStyle w:val="GELParrafo"/>
        <w:numPr>
          <w:ilvl w:val="0"/>
          <w:numId w:val="18"/>
        </w:numPr>
      </w:pPr>
      <w:r>
        <w:t>Y aparecerá la siguiente pantalla:</w:t>
      </w:r>
    </w:p>
    <w:p w:rsidR="006C79AE" w:rsidRDefault="006C79AE" w:rsidP="00E56913">
      <w:pPr>
        <w:pStyle w:val="GELParrafo"/>
      </w:pPr>
    </w:p>
    <w:p w:rsidR="006C79AE" w:rsidRDefault="006C79AE" w:rsidP="002330C5">
      <w:pPr>
        <w:pStyle w:val="GELParrafo"/>
        <w:jc w:val="center"/>
        <w:rPr>
          <w:noProof/>
          <w:lang w:val="es-CO" w:eastAsia="es-CO"/>
        </w:rPr>
      </w:pPr>
      <w:r>
        <w:rPr>
          <w:noProof/>
          <w:lang w:val="es-CO" w:eastAsia="es-CO"/>
        </w:rPr>
        <w:lastRenderedPageBreak/>
        <w:drawing>
          <wp:inline distT="0" distB="0" distL="0" distR="0" wp14:anchorId="7AF16AC5" wp14:editId="1A9A05F9">
            <wp:extent cx="4743450" cy="3571875"/>
            <wp:effectExtent l="19050" t="19050" r="19050" b="285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43450" cy="3571875"/>
                    </a:xfrm>
                    <a:prstGeom prst="rect">
                      <a:avLst/>
                    </a:prstGeom>
                    <a:noFill/>
                    <a:ln>
                      <a:solidFill>
                        <a:schemeClr val="tx1"/>
                      </a:solidFill>
                    </a:ln>
                  </pic:spPr>
                </pic:pic>
              </a:graphicData>
            </a:graphic>
          </wp:inline>
        </w:drawing>
      </w:r>
    </w:p>
    <w:p w:rsidR="002330C5" w:rsidRPr="00245F9A" w:rsidRDefault="002330C5" w:rsidP="002330C5">
      <w:pPr>
        <w:pStyle w:val="Epgrafe"/>
        <w:jc w:val="center"/>
        <w:rPr>
          <w:rFonts w:ascii="Arial" w:hAnsi="Arial" w:cs="Arial"/>
          <w:i/>
          <w:color w:val="auto"/>
          <w:sz w:val="20"/>
          <w:szCs w:val="20"/>
        </w:rPr>
      </w:pPr>
      <w:bookmarkStart w:id="692" w:name="_Toc404584863"/>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42</w:t>
      </w:r>
      <w:r w:rsidRPr="003B3433">
        <w:rPr>
          <w:rFonts w:ascii="Arial" w:hAnsi="Arial" w:cs="Arial"/>
          <w:i/>
          <w:color w:val="auto"/>
          <w:sz w:val="20"/>
          <w:szCs w:val="20"/>
        </w:rPr>
        <w:fldChar w:fldCharType="end"/>
      </w:r>
      <w:r>
        <w:rPr>
          <w:rFonts w:ascii="Arial" w:hAnsi="Arial" w:cs="Arial"/>
          <w:i/>
          <w:color w:val="auto"/>
          <w:sz w:val="20"/>
          <w:szCs w:val="20"/>
        </w:rPr>
        <w:t>. Final Instalación JDK</w:t>
      </w:r>
      <w:bookmarkEnd w:id="692"/>
    </w:p>
    <w:p w:rsidR="006C79AE" w:rsidRPr="002330C5" w:rsidRDefault="006C79AE" w:rsidP="00E56913">
      <w:pPr>
        <w:pStyle w:val="GELParrafo"/>
        <w:rPr>
          <w:noProof/>
          <w:lang w:eastAsia="es-CO"/>
        </w:rPr>
      </w:pPr>
    </w:p>
    <w:p w:rsidR="006C79AE" w:rsidRDefault="006C79AE" w:rsidP="00E56913">
      <w:pPr>
        <w:pStyle w:val="GELParrafo"/>
        <w:rPr>
          <w:noProof/>
          <w:lang w:val="es-CO" w:eastAsia="es-CO"/>
        </w:rPr>
      </w:pPr>
    </w:p>
    <w:p w:rsidR="00455348" w:rsidRDefault="00455348" w:rsidP="00455348">
      <w:pPr>
        <w:pStyle w:val="GELParrafo"/>
        <w:numPr>
          <w:ilvl w:val="0"/>
          <w:numId w:val="19"/>
        </w:numPr>
        <w:rPr>
          <w:noProof/>
          <w:lang w:val="es-CO" w:eastAsia="es-CO"/>
        </w:rPr>
      </w:pPr>
      <w:r>
        <w:rPr>
          <w:noProof/>
          <w:lang w:val="es-CO" w:eastAsia="es-CO"/>
        </w:rPr>
        <w:t xml:space="preserve">Finalizacion haciendo clic en </w:t>
      </w:r>
      <w:r w:rsidR="00FE1F90">
        <w:rPr>
          <w:noProof/>
          <w:lang w:val="es-CO" w:eastAsia="es-CO"/>
        </w:rPr>
        <w:t>“C</w:t>
      </w:r>
      <w:r>
        <w:rPr>
          <w:noProof/>
          <w:lang w:val="es-CO" w:eastAsia="es-CO"/>
        </w:rPr>
        <w:t>errar</w:t>
      </w:r>
      <w:r w:rsidR="00FE1F90">
        <w:rPr>
          <w:noProof/>
          <w:lang w:val="es-CO" w:eastAsia="es-CO"/>
        </w:rPr>
        <w:t>” (Close)</w:t>
      </w:r>
      <w:r>
        <w:rPr>
          <w:noProof/>
          <w:lang w:val="es-CO" w:eastAsia="es-CO"/>
        </w:rPr>
        <w:t>.</w:t>
      </w:r>
    </w:p>
    <w:p w:rsidR="006C79AE" w:rsidRDefault="006C79AE" w:rsidP="00E56913">
      <w:pPr>
        <w:pStyle w:val="GELParrafo"/>
        <w:rPr>
          <w:noProof/>
          <w:lang w:val="es-CO" w:eastAsia="es-CO"/>
        </w:rPr>
      </w:pPr>
    </w:p>
    <w:p w:rsidR="00D03F0E" w:rsidRPr="00D03F0E" w:rsidRDefault="00D03F0E" w:rsidP="00E56913">
      <w:pPr>
        <w:pStyle w:val="GELTtulo3"/>
        <w:rPr>
          <w:noProof/>
          <w:lang w:eastAsia="es-CO"/>
        </w:rPr>
      </w:pPr>
      <w:bookmarkStart w:id="693" w:name="_Toc404584807"/>
      <w:r>
        <w:rPr>
          <w:noProof/>
          <w:lang w:eastAsia="es-CO"/>
        </w:rPr>
        <w:t>INSTALACIÓN DEL APACHE TOMCAT 7.0</w:t>
      </w:r>
      <w:bookmarkEnd w:id="693"/>
    </w:p>
    <w:p w:rsidR="00D03F0E" w:rsidRDefault="00D03F0E" w:rsidP="00D03F0E">
      <w:pPr>
        <w:pStyle w:val="GELParrafo"/>
      </w:pPr>
      <w:r>
        <w:t xml:space="preserve">Copiar el instalador de Apache </w:t>
      </w:r>
      <w:proofErr w:type="spellStart"/>
      <w:r>
        <w:t>Tomcat</w:t>
      </w:r>
      <w:proofErr w:type="spellEnd"/>
      <w:r>
        <w:t xml:space="preserve"> 7.0 en el servidor le damos doble clic sobre el instalador para iniciar.</w:t>
      </w:r>
    </w:p>
    <w:p w:rsidR="00D03F0E" w:rsidRDefault="00D03F0E" w:rsidP="00D03F0E">
      <w:pPr>
        <w:pStyle w:val="GELParrafo"/>
      </w:pPr>
      <w:r>
        <w:t>Luego nos aparecerá un tutorial de instalación.</w:t>
      </w:r>
    </w:p>
    <w:p w:rsidR="00D03F0E" w:rsidRPr="00D03F0E" w:rsidRDefault="00590994" w:rsidP="002330C5">
      <w:pPr>
        <w:pStyle w:val="GELParrafo"/>
        <w:jc w:val="center"/>
        <w:rPr>
          <w:noProof/>
          <w:lang w:eastAsia="es-CO"/>
        </w:rPr>
      </w:pPr>
      <w:r>
        <w:rPr>
          <w:noProof/>
          <w:lang w:val="es-CO" w:eastAsia="es-CO"/>
        </w:rPr>
        <w:lastRenderedPageBreak/>
        <w:drawing>
          <wp:inline distT="0" distB="0" distL="0" distR="0" wp14:anchorId="277E48B2" wp14:editId="32B794BB">
            <wp:extent cx="4724400" cy="3629025"/>
            <wp:effectExtent l="19050" t="19050" r="19050" b="285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24400" cy="3629025"/>
                    </a:xfrm>
                    <a:prstGeom prst="rect">
                      <a:avLst/>
                    </a:prstGeom>
                    <a:noFill/>
                    <a:ln>
                      <a:solidFill>
                        <a:schemeClr val="tx1"/>
                      </a:solidFill>
                    </a:ln>
                  </pic:spPr>
                </pic:pic>
              </a:graphicData>
            </a:graphic>
          </wp:inline>
        </w:drawing>
      </w:r>
    </w:p>
    <w:p w:rsidR="002330C5" w:rsidRPr="00245F9A" w:rsidRDefault="002330C5" w:rsidP="002330C5">
      <w:pPr>
        <w:pStyle w:val="Epgrafe"/>
        <w:jc w:val="center"/>
        <w:rPr>
          <w:rFonts w:ascii="Arial" w:hAnsi="Arial" w:cs="Arial"/>
          <w:i/>
          <w:color w:val="auto"/>
          <w:sz w:val="20"/>
          <w:szCs w:val="20"/>
        </w:rPr>
      </w:pPr>
      <w:bookmarkStart w:id="694" w:name="_Toc404584864"/>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43</w:t>
      </w:r>
      <w:r w:rsidRPr="003B3433">
        <w:rPr>
          <w:rFonts w:ascii="Arial" w:hAnsi="Arial" w:cs="Arial"/>
          <w:i/>
          <w:color w:val="auto"/>
          <w:sz w:val="20"/>
          <w:szCs w:val="20"/>
        </w:rPr>
        <w:fldChar w:fldCharType="end"/>
      </w:r>
      <w:r>
        <w:rPr>
          <w:rFonts w:ascii="Arial" w:hAnsi="Arial" w:cs="Arial"/>
          <w:i/>
          <w:color w:val="auto"/>
          <w:sz w:val="20"/>
          <w:szCs w:val="20"/>
        </w:rPr>
        <w:t xml:space="preserve">. Inicio Instalación Apache </w:t>
      </w:r>
      <w:proofErr w:type="spellStart"/>
      <w:r>
        <w:rPr>
          <w:rFonts w:ascii="Arial" w:hAnsi="Arial" w:cs="Arial"/>
          <w:i/>
          <w:color w:val="auto"/>
          <w:sz w:val="20"/>
          <w:szCs w:val="20"/>
        </w:rPr>
        <w:t>Tomcat</w:t>
      </w:r>
      <w:bookmarkEnd w:id="694"/>
      <w:proofErr w:type="spellEnd"/>
    </w:p>
    <w:p w:rsidR="006C79AE" w:rsidRDefault="006C79AE" w:rsidP="00E56913">
      <w:pPr>
        <w:pStyle w:val="GELParrafo"/>
        <w:rPr>
          <w:noProof/>
          <w:lang w:val="es-CO" w:eastAsia="es-CO"/>
        </w:rPr>
      </w:pPr>
    </w:p>
    <w:p w:rsidR="00590994" w:rsidRDefault="00590994" w:rsidP="00E56913">
      <w:pPr>
        <w:pStyle w:val="GELParrafo"/>
        <w:rPr>
          <w:noProof/>
          <w:lang w:val="es-CO" w:eastAsia="es-CO"/>
        </w:rPr>
      </w:pPr>
      <w:r>
        <w:rPr>
          <w:noProof/>
          <w:lang w:val="es-CO" w:eastAsia="es-CO"/>
        </w:rPr>
        <w:t xml:space="preserve">Hacemos clic en </w:t>
      </w:r>
      <w:r w:rsidR="00045CF3">
        <w:rPr>
          <w:noProof/>
          <w:lang w:val="es-CO" w:eastAsia="es-CO"/>
        </w:rPr>
        <w:t>“S</w:t>
      </w:r>
      <w:r>
        <w:rPr>
          <w:noProof/>
          <w:lang w:val="es-CO" w:eastAsia="es-CO"/>
        </w:rPr>
        <w:t>iguiente</w:t>
      </w:r>
      <w:r w:rsidR="00045CF3">
        <w:rPr>
          <w:noProof/>
          <w:lang w:val="es-CO" w:eastAsia="es-CO"/>
        </w:rPr>
        <w:t>” (Next)</w:t>
      </w:r>
      <w:r>
        <w:rPr>
          <w:noProof/>
          <w:lang w:val="es-CO" w:eastAsia="es-CO"/>
        </w:rPr>
        <w:t xml:space="preserve"> y nos aparece otra pantalla de aceptación, hacemos clic en </w:t>
      </w:r>
      <w:r w:rsidR="00045CF3">
        <w:rPr>
          <w:noProof/>
          <w:lang w:val="es-CO" w:eastAsia="es-CO"/>
        </w:rPr>
        <w:t>“A</w:t>
      </w:r>
      <w:r>
        <w:rPr>
          <w:noProof/>
          <w:lang w:val="es-CO" w:eastAsia="es-CO"/>
        </w:rPr>
        <w:t>ceptar</w:t>
      </w:r>
      <w:r w:rsidR="00045CF3">
        <w:rPr>
          <w:noProof/>
          <w:lang w:val="es-CO" w:eastAsia="es-CO"/>
        </w:rPr>
        <w:t>”</w:t>
      </w:r>
      <w:r>
        <w:rPr>
          <w:noProof/>
          <w:lang w:val="es-CO" w:eastAsia="es-CO"/>
        </w:rPr>
        <w:t>.</w:t>
      </w:r>
    </w:p>
    <w:p w:rsidR="00590994" w:rsidRDefault="00590994" w:rsidP="00E56913">
      <w:pPr>
        <w:pStyle w:val="GELParrafo"/>
        <w:rPr>
          <w:noProof/>
          <w:lang w:val="es-CO" w:eastAsia="es-CO"/>
        </w:rPr>
      </w:pPr>
    </w:p>
    <w:p w:rsidR="00590994" w:rsidRDefault="00590994" w:rsidP="002330C5">
      <w:pPr>
        <w:pStyle w:val="GELParrafo"/>
        <w:jc w:val="center"/>
        <w:rPr>
          <w:noProof/>
          <w:lang w:val="es-CO" w:eastAsia="es-CO"/>
        </w:rPr>
      </w:pPr>
      <w:r>
        <w:rPr>
          <w:noProof/>
          <w:lang w:val="es-CO" w:eastAsia="es-CO"/>
        </w:rPr>
        <w:lastRenderedPageBreak/>
        <w:drawing>
          <wp:inline distT="0" distB="0" distL="0" distR="0" wp14:anchorId="4EB82F6A" wp14:editId="0AFFD86B">
            <wp:extent cx="4733925" cy="3638550"/>
            <wp:effectExtent l="19050" t="19050" r="28575" b="190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33925" cy="3638550"/>
                    </a:xfrm>
                    <a:prstGeom prst="rect">
                      <a:avLst/>
                    </a:prstGeom>
                    <a:noFill/>
                    <a:ln>
                      <a:solidFill>
                        <a:schemeClr val="tx1"/>
                      </a:solidFill>
                    </a:ln>
                  </pic:spPr>
                </pic:pic>
              </a:graphicData>
            </a:graphic>
          </wp:inline>
        </w:drawing>
      </w:r>
    </w:p>
    <w:p w:rsidR="006C79AE" w:rsidRPr="002330C5" w:rsidRDefault="002330C5" w:rsidP="002330C5">
      <w:pPr>
        <w:pStyle w:val="Epgrafe"/>
        <w:jc w:val="center"/>
        <w:rPr>
          <w:noProof/>
          <w:lang w:eastAsia="es-CO"/>
        </w:rPr>
      </w:pPr>
      <w:bookmarkStart w:id="695" w:name="_Toc404584865"/>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44</w:t>
      </w:r>
      <w:r w:rsidRPr="003B3433">
        <w:rPr>
          <w:rFonts w:ascii="Arial" w:hAnsi="Arial" w:cs="Arial"/>
          <w:i/>
          <w:color w:val="auto"/>
          <w:sz w:val="20"/>
          <w:szCs w:val="20"/>
        </w:rPr>
        <w:fldChar w:fldCharType="end"/>
      </w:r>
      <w:r>
        <w:rPr>
          <w:rFonts w:ascii="Arial" w:hAnsi="Arial" w:cs="Arial"/>
          <w:i/>
          <w:color w:val="auto"/>
          <w:sz w:val="20"/>
          <w:szCs w:val="20"/>
        </w:rPr>
        <w:t>. Aceptación de Licencia</w:t>
      </w:r>
      <w:bookmarkEnd w:id="695"/>
    </w:p>
    <w:p w:rsidR="00590994" w:rsidRDefault="00590994" w:rsidP="00E56913">
      <w:pPr>
        <w:pStyle w:val="GELParrafo"/>
        <w:rPr>
          <w:noProof/>
          <w:lang w:val="es-CO" w:eastAsia="es-CO"/>
        </w:rPr>
      </w:pPr>
    </w:p>
    <w:p w:rsidR="00590994" w:rsidRDefault="00BE08D0" w:rsidP="00E56913">
      <w:pPr>
        <w:pStyle w:val="GELParrafo"/>
        <w:rPr>
          <w:noProof/>
          <w:lang w:val="es-CO" w:eastAsia="es-CO"/>
        </w:rPr>
      </w:pPr>
      <w:r>
        <w:rPr>
          <w:noProof/>
          <w:lang w:val="es-CO" w:eastAsia="es-CO"/>
        </w:rPr>
        <w:t>Ahora se configura la instalación:</w:t>
      </w:r>
    </w:p>
    <w:p w:rsidR="00BE08D0" w:rsidRDefault="00BE08D0" w:rsidP="00E56913">
      <w:pPr>
        <w:pStyle w:val="GELParrafo"/>
        <w:rPr>
          <w:noProof/>
          <w:lang w:val="es-CO" w:eastAsia="es-CO"/>
        </w:rPr>
      </w:pPr>
    </w:p>
    <w:p w:rsidR="00260FC0" w:rsidRDefault="00260FC0" w:rsidP="002330C5">
      <w:pPr>
        <w:pStyle w:val="GELParrafo"/>
        <w:jc w:val="center"/>
        <w:rPr>
          <w:noProof/>
          <w:lang w:val="es-CO" w:eastAsia="es-CO"/>
        </w:rPr>
      </w:pPr>
      <w:r>
        <w:rPr>
          <w:noProof/>
          <w:lang w:val="es-CO" w:eastAsia="es-CO"/>
        </w:rPr>
        <w:lastRenderedPageBreak/>
        <w:drawing>
          <wp:inline distT="0" distB="0" distL="0" distR="0" wp14:anchorId="141E2B5C" wp14:editId="64721B85">
            <wp:extent cx="4772025" cy="3629025"/>
            <wp:effectExtent l="19050" t="19050" r="28575" b="285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72025" cy="3629025"/>
                    </a:xfrm>
                    <a:prstGeom prst="rect">
                      <a:avLst/>
                    </a:prstGeom>
                    <a:noFill/>
                    <a:ln>
                      <a:solidFill>
                        <a:schemeClr val="tx1"/>
                      </a:solidFill>
                    </a:ln>
                  </pic:spPr>
                </pic:pic>
              </a:graphicData>
            </a:graphic>
          </wp:inline>
        </w:drawing>
      </w:r>
    </w:p>
    <w:p w:rsidR="002330C5" w:rsidRPr="002330C5" w:rsidRDefault="002330C5" w:rsidP="002330C5">
      <w:pPr>
        <w:pStyle w:val="Epgrafe"/>
        <w:jc w:val="center"/>
        <w:rPr>
          <w:noProof/>
          <w:lang w:eastAsia="es-CO"/>
        </w:rPr>
      </w:pPr>
      <w:r>
        <w:rPr>
          <w:noProof/>
          <w:lang w:val="es-CO" w:eastAsia="es-CO"/>
        </w:rPr>
        <w:t xml:space="preserve"> </w:t>
      </w:r>
      <w:bookmarkStart w:id="696" w:name="_Toc404584866"/>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45</w:t>
      </w:r>
      <w:r w:rsidRPr="003B3433">
        <w:rPr>
          <w:rFonts w:ascii="Arial" w:hAnsi="Arial" w:cs="Arial"/>
          <w:i/>
          <w:color w:val="auto"/>
          <w:sz w:val="20"/>
          <w:szCs w:val="20"/>
        </w:rPr>
        <w:fldChar w:fldCharType="end"/>
      </w:r>
      <w:r>
        <w:rPr>
          <w:rFonts w:ascii="Arial" w:hAnsi="Arial" w:cs="Arial"/>
          <w:i/>
          <w:color w:val="auto"/>
          <w:sz w:val="20"/>
          <w:szCs w:val="20"/>
        </w:rPr>
        <w:t xml:space="preserve">. Apache </w:t>
      </w:r>
      <w:proofErr w:type="spellStart"/>
      <w:r>
        <w:rPr>
          <w:rFonts w:ascii="Arial" w:hAnsi="Arial" w:cs="Arial"/>
          <w:i/>
          <w:color w:val="auto"/>
          <w:sz w:val="20"/>
          <w:szCs w:val="20"/>
        </w:rPr>
        <w:t>Tomcat</w:t>
      </w:r>
      <w:proofErr w:type="spellEnd"/>
      <w:r>
        <w:rPr>
          <w:rFonts w:ascii="Arial" w:hAnsi="Arial" w:cs="Arial"/>
          <w:i/>
          <w:color w:val="auto"/>
          <w:sz w:val="20"/>
          <w:szCs w:val="20"/>
        </w:rPr>
        <w:t xml:space="preserve"> </w:t>
      </w:r>
      <w:proofErr w:type="spellStart"/>
      <w:r>
        <w:rPr>
          <w:rFonts w:ascii="Arial" w:hAnsi="Arial" w:cs="Arial"/>
          <w:i/>
          <w:color w:val="auto"/>
          <w:sz w:val="20"/>
          <w:szCs w:val="20"/>
        </w:rPr>
        <w:t>Setup</w:t>
      </w:r>
      <w:bookmarkEnd w:id="696"/>
      <w:proofErr w:type="spellEnd"/>
    </w:p>
    <w:p w:rsidR="00260FC0" w:rsidRPr="002330C5" w:rsidRDefault="00260FC0" w:rsidP="00E56913">
      <w:pPr>
        <w:pStyle w:val="GELParrafo"/>
        <w:rPr>
          <w:noProof/>
          <w:lang w:eastAsia="es-CO"/>
        </w:rPr>
      </w:pPr>
    </w:p>
    <w:p w:rsidR="00260FC0" w:rsidRDefault="00260FC0" w:rsidP="00E56913">
      <w:pPr>
        <w:pStyle w:val="GELParrafo"/>
        <w:rPr>
          <w:noProof/>
          <w:lang w:val="es-CO" w:eastAsia="es-CO"/>
        </w:rPr>
      </w:pPr>
    </w:p>
    <w:p w:rsidR="00260FC0" w:rsidRDefault="00260FC0" w:rsidP="00260FC0">
      <w:pPr>
        <w:pStyle w:val="GELParrafo"/>
        <w:numPr>
          <w:ilvl w:val="0"/>
          <w:numId w:val="21"/>
        </w:numPr>
        <w:rPr>
          <w:noProof/>
          <w:lang w:val="es-CO" w:eastAsia="es-CO"/>
        </w:rPr>
      </w:pPr>
      <w:r>
        <w:rPr>
          <w:noProof/>
          <w:lang w:val="es-CO" w:eastAsia="es-CO"/>
        </w:rPr>
        <w:t>Se debe seleccionar las opciones que aparecen en pantalla.</w:t>
      </w:r>
    </w:p>
    <w:p w:rsidR="00260FC0" w:rsidRPr="00260FC0" w:rsidRDefault="00260FC0" w:rsidP="00260FC0">
      <w:pPr>
        <w:pStyle w:val="GELParrafo"/>
        <w:numPr>
          <w:ilvl w:val="0"/>
          <w:numId w:val="21"/>
        </w:numPr>
        <w:rPr>
          <w:noProof/>
          <w:lang w:val="es-CO" w:eastAsia="es-CO"/>
        </w:rPr>
      </w:pPr>
      <w:r w:rsidRPr="00260FC0">
        <w:rPr>
          <w:noProof/>
          <w:lang w:val="es-CO" w:eastAsia="es-CO"/>
        </w:rPr>
        <w:t xml:space="preserve">Y a continuación hacer clic en </w:t>
      </w:r>
      <w:r w:rsidR="00FE1F90">
        <w:rPr>
          <w:noProof/>
          <w:lang w:val="es-CO" w:eastAsia="es-CO"/>
        </w:rPr>
        <w:t>“C</w:t>
      </w:r>
      <w:r w:rsidRPr="00260FC0">
        <w:rPr>
          <w:noProof/>
          <w:lang w:val="es-CO" w:eastAsia="es-CO"/>
        </w:rPr>
        <w:t>ontinuar</w:t>
      </w:r>
      <w:r w:rsidR="00FE1F90">
        <w:rPr>
          <w:noProof/>
          <w:lang w:val="es-CO" w:eastAsia="es-CO"/>
        </w:rPr>
        <w:t>” (Next)</w:t>
      </w:r>
      <w:r w:rsidRPr="00260FC0">
        <w:rPr>
          <w:noProof/>
          <w:lang w:val="es-CO" w:eastAsia="es-CO"/>
        </w:rPr>
        <w:t>.</w:t>
      </w:r>
    </w:p>
    <w:p w:rsidR="00590994" w:rsidRDefault="00590994" w:rsidP="00E56913">
      <w:pPr>
        <w:pStyle w:val="GELParrafo"/>
        <w:rPr>
          <w:noProof/>
          <w:lang w:val="es-CO" w:eastAsia="es-CO"/>
        </w:rPr>
      </w:pPr>
    </w:p>
    <w:p w:rsidR="00260FC0" w:rsidRDefault="00771691" w:rsidP="002330C5">
      <w:pPr>
        <w:pStyle w:val="GELParrafo"/>
        <w:jc w:val="center"/>
        <w:rPr>
          <w:noProof/>
          <w:lang w:val="es-CO" w:eastAsia="es-CO"/>
        </w:rPr>
      </w:pPr>
      <w:r>
        <w:rPr>
          <w:noProof/>
          <w:lang w:val="es-CO" w:eastAsia="es-CO"/>
        </w:rPr>
        <w:lastRenderedPageBreak/>
        <w:drawing>
          <wp:inline distT="0" distB="0" distL="0" distR="0" wp14:anchorId="167B5138" wp14:editId="13E796E1">
            <wp:extent cx="4724400" cy="3648075"/>
            <wp:effectExtent l="19050" t="19050" r="19050" b="285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24400" cy="3648075"/>
                    </a:xfrm>
                    <a:prstGeom prst="rect">
                      <a:avLst/>
                    </a:prstGeom>
                    <a:noFill/>
                    <a:ln>
                      <a:solidFill>
                        <a:schemeClr val="tx1"/>
                      </a:solidFill>
                    </a:ln>
                  </pic:spPr>
                </pic:pic>
              </a:graphicData>
            </a:graphic>
          </wp:inline>
        </w:drawing>
      </w:r>
    </w:p>
    <w:p w:rsidR="002330C5" w:rsidRPr="003B3433" w:rsidRDefault="002330C5" w:rsidP="002330C5">
      <w:pPr>
        <w:pStyle w:val="Epgrafe"/>
        <w:jc w:val="center"/>
        <w:rPr>
          <w:rFonts w:ascii="Arial" w:hAnsi="Arial" w:cs="Arial"/>
          <w:i/>
          <w:sz w:val="20"/>
          <w:szCs w:val="20"/>
        </w:rPr>
      </w:pPr>
      <w:bookmarkStart w:id="697" w:name="_Toc404584867"/>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46</w:t>
      </w:r>
      <w:r w:rsidRPr="003B3433">
        <w:rPr>
          <w:rFonts w:ascii="Arial" w:hAnsi="Arial" w:cs="Arial"/>
          <w:i/>
          <w:color w:val="auto"/>
          <w:sz w:val="20"/>
          <w:szCs w:val="20"/>
        </w:rPr>
        <w:fldChar w:fldCharType="end"/>
      </w:r>
      <w:r>
        <w:rPr>
          <w:rFonts w:ascii="Arial" w:hAnsi="Arial" w:cs="Arial"/>
          <w:i/>
          <w:color w:val="auto"/>
          <w:sz w:val="20"/>
          <w:szCs w:val="20"/>
        </w:rPr>
        <w:t>. Configuración de Opciones</w:t>
      </w:r>
      <w:bookmarkEnd w:id="697"/>
    </w:p>
    <w:p w:rsidR="006C79AE" w:rsidRDefault="006C79AE" w:rsidP="00E56913">
      <w:pPr>
        <w:pStyle w:val="GELParrafo"/>
      </w:pPr>
    </w:p>
    <w:p w:rsidR="00771691" w:rsidRDefault="00771691" w:rsidP="00E56913">
      <w:pPr>
        <w:pStyle w:val="GELParrafo"/>
      </w:pPr>
    </w:p>
    <w:p w:rsidR="00771691" w:rsidRDefault="00771691" w:rsidP="00771691">
      <w:pPr>
        <w:pStyle w:val="GELParrafo"/>
        <w:numPr>
          <w:ilvl w:val="0"/>
          <w:numId w:val="22"/>
        </w:numPr>
      </w:pPr>
      <w:r>
        <w:t xml:space="preserve">Hacemos clic en </w:t>
      </w:r>
      <w:r w:rsidR="00045CF3">
        <w:t>“C</w:t>
      </w:r>
      <w:r>
        <w:t>ontinuar</w:t>
      </w:r>
      <w:r w:rsidR="00045CF3">
        <w:t>” (</w:t>
      </w:r>
      <w:proofErr w:type="spellStart"/>
      <w:r w:rsidR="00045CF3">
        <w:t>Next</w:t>
      </w:r>
      <w:proofErr w:type="spellEnd"/>
      <w:r w:rsidR="00045CF3">
        <w:t>)</w:t>
      </w:r>
      <w:r>
        <w:t xml:space="preserve"> y aparece la siguiente pantalla.</w:t>
      </w:r>
    </w:p>
    <w:p w:rsidR="00771691" w:rsidRDefault="00771691" w:rsidP="00E56913">
      <w:pPr>
        <w:pStyle w:val="GELParrafo"/>
      </w:pPr>
    </w:p>
    <w:p w:rsidR="00771691" w:rsidRDefault="00771691" w:rsidP="002330C5">
      <w:pPr>
        <w:pStyle w:val="GELParrafo"/>
        <w:jc w:val="center"/>
      </w:pPr>
      <w:r>
        <w:rPr>
          <w:noProof/>
          <w:lang w:val="es-CO" w:eastAsia="es-CO"/>
        </w:rPr>
        <w:lastRenderedPageBreak/>
        <w:drawing>
          <wp:inline distT="0" distB="0" distL="0" distR="0" wp14:anchorId="3253BCD2" wp14:editId="517F8C12">
            <wp:extent cx="4781550" cy="3667125"/>
            <wp:effectExtent l="19050" t="19050" r="19050" b="285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81550" cy="3667125"/>
                    </a:xfrm>
                    <a:prstGeom prst="rect">
                      <a:avLst/>
                    </a:prstGeom>
                    <a:noFill/>
                    <a:ln>
                      <a:solidFill>
                        <a:schemeClr val="tx1"/>
                      </a:solidFill>
                    </a:ln>
                  </pic:spPr>
                </pic:pic>
              </a:graphicData>
            </a:graphic>
          </wp:inline>
        </w:drawing>
      </w:r>
    </w:p>
    <w:p w:rsidR="002330C5" w:rsidRPr="003B3433" w:rsidRDefault="002330C5" w:rsidP="002330C5">
      <w:pPr>
        <w:pStyle w:val="Epgrafe"/>
        <w:jc w:val="center"/>
        <w:rPr>
          <w:rFonts w:ascii="Arial" w:hAnsi="Arial" w:cs="Arial"/>
          <w:i/>
          <w:sz w:val="20"/>
          <w:szCs w:val="20"/>
        </w:rPr>
      </w:pPr>
      <w:bookmarkStart w:id="698" w:name="_Toc404584868"/>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47</w:t>
      </w:r>
      <w:r w:rsidRPr="003B3433">
        <w:rPr>
          <w:rFonts w:ascii="Arial" w:hAnsi="Arial" w:cs="Arial"/>
          <w:i/>
          <w:color w:val="auto"/>
          <w:sz w:val="20"/>
          <w:szCs w:val="20"/>
        </w:rPr>
        <w:fldChar w:fldCharType="end"/>
      </w:r>
      <w:r>
        <w:rPr>
          <w:rFonts w:ascii="Arial" w:hAnsi="Arial" w:cs="Arial"/>
          <w:i/>
          <w:color w:val="auto"/>
          <w:sz w:val="20"/>
          <w:szCs w:val="20"/>
        </w:rPr>
        <w:t>. Carpeta de Selección</w:t>
      </w:r>
      <w:bookmarkEnd w:id="698"/>
    </w:p>
    <w:p w:rsidR="00771691" w:rsidRDefault="00771691" w:rsidP="00E56913">
      <w:pPr>
        <w:pStyle w:val="GELParrafo"/>
      </w:pPr>
    </w:p>
    <w:p w:rsidR="00771691" w:rsidRDefault="00771691" w:rsidP="00E56913">
      <w:pPr>
        <w:pStyle w:val="GELParrafo"/>
      </w:pPr>
    </w:p>
    <w:p w:rsidR="00771691" w:rsidRDefault="00771691" w:rsidP="00771691">
      <w:pPr>
        <w:pStyle w:val="GELParrafo"/>
        <w:numPr>
          <w:ilvl w:val="0"/>
          <w:numId w:val="22"/>
        </w:numPr>
      </w:pPr>
      <w:r>
        <w:t xml:space="preserve">Hacemos clic </w:t>
      </w:r>
      <w:r w:rsidR="00FE1F90">
        <w:t>en “C</w:t>
      </w:r>
      <w:r>
        <w:t>ontinuar</w:t>
      </w:r>
      <w:r w:rsidR="00FE1F90">
        <w:t>” (</w:t>
      </w:r>
      <w:proofErr w:type="spellStart"/>
      <w:r w:rsidR="00FE1F90">
        <w:t>Next</w:t>
      </w:r>
      <w:proofErr w:type="spellEnd"/>
      <w:r w:rsidR="00FE1F90">
        <w:t>)</w:t>
      </w:r>
      <w:r>
        <w:t xml:space="preserve"> y aparecerá la siguiente pantalla.</w:t>
      </w:r>
    </w:p>
    <w:p w:rsidR="00771691" w:rsidRDefault="00771691" w:rsidP="00771691">
      <w:pPr>
        <w:pStyle w:val="GELParrafo"/>
      </w:pPr>
    </w:p>
    <w:p w:rsidR="00771691" w:rsidRDefault="00771691" w:rsidP="002330C5">
      <w:pPr>
        <w:pStyle w:val="GELParrafo"/>
        <w:jc w:val="center"/>
      </w:pPr>
      <w:r>
        <w:rPr>
          <w:noProof/>
          <w:lang w:val="es-CO" w:eastAsia="es-CO"/>
        </w:rPr>
        <w:lastRenderedPageBreak/>
        <w:drawing>
          <wp:inline distT="0" distB="0" distL="0" distR="0" wp14:anchorId="65BDB9E6" wp14:editId="3A91A437">
            <wp:extent cx="4781550" cy="3667125"/>
            <wp:effectExtent l="19050" t="19050" r="19050" b="2857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81550" cy="3667125"/>
                    </a:xfrm>
                    <a:prstGeom prst="rect">
                      <a:avLst/>
                    </a:prstGeom>
                    <a:noFill/>
                    <a:ln>
                      <a:solidFill>
                        <a:schemeClr val="tx1"/>
                      </a:solidFill>
                    </a:ln>
                  </pic:spPr>
                </pic:pic>
              </a:graphicData>
            </a:graphic>
          </wp:inline>
        </w:drawing>
      </w:r>
    </w:p>
    <w:p w:rsidR="002330C5" w:rsidRPr="003B3433" w:rsidRDefault="002330C5" w:rsidP="002330C5">
      <w:pPr>
        <w:pStyle w:val="Epgrafe"/>
        <w:jc w:val="center"/>
        <w:rPr>
          <w:rFonts w:ascii="Arial" w:hAnsi="Arial" w:cs="Arial"/>
          <w:i/>
          <w:sz w:val="20"/>
          <w:szCs w:val="20"/>
        </w:rPr>
      </w:pPr>
      <w:bookmarkStart w:id="699" w:name="_Toc404584869"/>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48</w:t>
      </w:r>
      <w:r w:rsidRPr="003B3433">
        <w:rPr>
          <w:rFonts w:ascii="Arial" w:hAnsi="Arial" w:cs="Arial"/>
          <w:i/>
          <w:color w:val="auto"/>
          <w:sz w:val="20"/>
          <w:szCs w:val="20"/>
        </w:rPr>
        <w:fldChar w:fldCharType="end"/>
      </w:r>
      <w:r>
        <w:rPr>
          <w:rFonts w:ascii="Arial" w:hAnsi="Arial" w:cs="Arial"/>
          <w:i/>
          <w:color w:val="auto"/>
          <w:sz w:val="20"/>
          <w:szCs w:val="20"/>
        </w:rPr>
        <w:t xml:space="preserve">. Final de </w:t>
      </w:r>
      <w:r w:rsidR="00FE1F90">
        <w:rPr>
          <w:rFonts w:ascii="Arial" w:hAnsi="Arial" w:cs="Arial"/>
          <w:i/>
          <w:color w:val="auto"/>
          <w:sz w:val="20"/>
          <w:szCs w:val="20"/>
        </w:rPr>
        <w:t>i</w:t>
      </w:r>
      <w:r>
        <w:rPr>
          <w:rFonts w:ascii="Arial" w:hAnsi="Arial" w:cs="Arial"/>
          <w:i/>
          <w:color w:val="auto"/>
          <w:sz w:val="20"/>
          <w:szCs w:val="20"/>
        </w:rPr>
        <w:t>nstalación</w:t>
      </w:r>
      <w:bookmarkEnd w:id="699"/>
    </w:p>
    <w:p w:rsidR="00771691" w:rsidRDefault="00771691" w:rsidP="00E56913">
      <w:pPr>
        <w:pStyle w:val="GELParrafo"/>
      </w:pPr>
    </w:p>
    <w:p w:rsidR="00771691" w:rsidRDefault="00771691" w:rsidP="00E56913">
      <w:pPr>
        <w:pStyle w:val="GELParrafo"/>
      </w:pPr>
    </w:p>
    <w:p w:rsidR="00D410A7" w:rsidRDefault="00D410A7" w:rsidP="00D410A7">
      <w:pPr>
        <w:pStyle w:val="GELParrafo"/>
        <w:numPr>
          <w:ilvl w:val="0"/>
          <w:numId w:val="22"/>
        </w:numPr>
      </w:pPr>
      <w:r>
        <w:t>Cambiamos la unidad por defecto “C” a la segunda unidad de almacenamiento, que para el ejemplo es “E”.</w:t>
      </w:r>
    </w:p>
    <w:p w:rsidR="00D410A7" w:rsidRDefault="00D410A7" w:rsidP="00E56913">
      <w:pPr>
        <w:pStyle w:val="GELParrafo"/>
      </w:pPr>
    </w:p>
    <w:p w:rsidR="00D410A7" w:rsidRDefault="00D410A7" w:rsidP="002330C5">
      <w:pPr>
        <w:pStyle w:val="GELParrafo"/>
        <w:jc w:val="center"/>
      </w:pPr>
      <w:r>
        <w:rPr>
          <w:noProof/>
          <w:lang w:val="es-CO" w:eastAsia="es-CO"/>
        </w:rPr>
        <w:lastRenderedPageBreak/>
        <w:drawing>
          <wp:inline distT="0" distB="0" distL="0" distR="0" wp14:anchorId="078A0C76" wp14:editId="560CBDE4">
            <wp:extent cx="4791075" cy="3676650"/>
            <wp:effectExtent l="19050" t="19050" r="28575" b="190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91075" cy="3676650"/>
                    </a:xfrm>
                    <a:prstGeom prst="rect">
                      <a:avLst/>
                    </a:prstGeom>
                    <a:noFill/>
                    <a:ln>
                      <a:solidFill>
                        <a:schemeClr val="tx1"/>
                      </a:solidFill>
                    </a:ln>
                  </pic:spPr>
                </pic:pic>
              </a:graphicData>
            </a:graphic>
          </wp:inline>
        </w:drawing>
      </w:r>
    </w:p>
    <w:p w:rsidR="002330C5" w:rsidRPr="003B3433" w:rsidRDefault="002330C5" w:rsidP="002330C5">
      <w:pPr>
        <w:pStyle w:val="Epgrafe"/>
        <w:jc w:val="center"/>
        <w:rPr>
          <w:rFonts w:ascii="Arial" w:hAnsi="Arial" w:cs="Arial"/>
          <w:i/>
          <w:sz w:val="20"/>
          <w:szCs w:val="20"/>
        </w:rPr>
      </w:pPr>
      <w:bookmarkStart w:id="700" w:name="_Toc404584870"/>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49</w:t>
      </w:r>
      <w:r w:rsidRPr="003B3433">
        <w:rPr>
          <w:rFonts w:ascii="Arial" w:hAnsi="Arial" w:cs="Arial"/>
          <w:i/>
          <w:color w:val="auto"/>
          <w:sz w:val="20"/>
          <w:szCs w:val="20"/>
        </w:rPr>
        <w:fldChar w:fldCharType="end"/>
      </w:r>
      <w:r>
        <w:rPr>
          <w:rFonts w:ascii="Arial" w:hAnsi="Arial" w:cs="Arial"/>
          <w:i/>
          <w:color w:val="auto"/>
          <w:sz w:val="20"/>
          <w:szCs w:val="20"/>
        </w:rPr>
        <w:t>. Final de Instalación – Cambio Unidad</w:t>
      </w:r>
      <w:bookmarkEnd w:id="700"/>
    </w:p>
    <w:p w:rsidR="00D410A7" w:rsidRDefault="00D410A7" w:rsidP="00E56913">
      <w:pPr>
        <w:pStyle w:val="GELParrafo"/>
      </w:pPr>
    </w:p>
    <w:p w:rsidR="00D410A7" w:rsidRDefault="00D410A7" w:rsidP="00E56913">
      <w:pPr>
        <w:pStyle w:val="GELParrafo"/>
      </w:pPr>
    </w:p>
    <w:p w:rsidR="00771691" w:rsidRDefault="00771691" w:rsidP="00771691">
      <w:pPr>
        <w:pStyle w:val="GELParrafo"/>
        <w:numPr>
          <w:ilvl w:val="0"/>
          <w:numId w:val="22"/>
        </w:numPr>
      </w:pPr>
      <w:r>
        <w:t xml:space="preserve">Hacemos clic en </w:t>
      </w:r>
      <w:r w:rsidR="00FE1F90">
        <w:t>“I</w:t>
      </w:r>
      <w:r>
        <w:t>nstalar</w:t>
      </w:r>
      <w:r w:rsidR="00FE1F90">
        <w:t>” (</w:t>
      </w:r>
      <w:proofErr w:type="spellStart"/>
      <w:r w:rsidR="00FE1F90">
        <w:t>Install</w:t>
      </w:r>
      <w:proofErr w:type="spellEnd"/>
      <w:r w:rsidR="00FE1F90">
        <w:t xml:space="preserve">) </w:t>
      </w:r>
      <w:r w:rsidR="00D410A7">
        <w:t xml:space="preserve"> y aparecerá el fin de la instalación</w:t>
      </w:r>
      <w:r>
        <w:t>.</w:t>
      </w:r>
    </w:p>
    <w:p w:rsidR="00771691" w:rsidRDefault="00771691" w:rsidP="00E56913">
      <w:pPr>
        <w:pStyle w:val="GELParrafo"/>
      </w:pPr>
    </w:p>
    <w:p w:rsidR="00D410A7" w:rsidRDefault="008E1C64" w:rsidP="002330C5">
      <w:pPr>
        <w:pStyle w:val="GELParrafo"/>
        <w:jc w:val="center"/>
      </w:pPr>
      <w:r>
        <w:rPr>
          <w:noProof/>
          <w:lang w:val="es-CO" w:eastAsia="es-CO"/>
        </w:rPr>
        <w:lastRenderedPageBreak/>
        <w:drawing>
          <wp:inline distT="0" distB="0" distL="0" distR="0" wp14:anchorId="518BF63D" wp14:editId="01727435">
            <wp:extent cx="4733925" cy="3609975"/>
            <wp:effectExtent l="19050" t="19050" r="28575" b="285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33925" cy="3609975"/>
                    </a:xfrm>
                    <a:prstGeom prst="rect">
                      <a:avLst/>
                    </a:prstGeom>
                    <a:noFill/>
                    <a:ln>
                      <a:solidFill>
                        <a:schemeClr val="tx1"/>
                      </a:solidFill>
                    </a:ln>
                  </pic:spPr>
                </pic:pic>
              </a:graphicData>
            </a:graphic>
          </wp:inline>
        </w:drawing>
      </w:r>
    </w:p>
    <w:p w:rsidR="002330C5" w:rsidRPr="003B3433" w:rsidRDefault="002330C5" w:rsidP="002330C5">
      <w:pPr>
        <w:pStyle w:val="Epgrafe"/>
        <w:jc w:val="center"/>
        <w:rPr>
          <w:rFonts w:ascii="Arial" w:hAnsi="Arial" w:cs="Arial"/>
          <w:i/>
          <w:sz w:val="20"/>
          <w:szCs w:val="20"/>
        </w:rPr>
      </w:pPr>
      <w:r>
        <w:t xml:space="preserve"> </w:t>
      </w:r>
      <w:bookmarkStart w:id="701" w:name="_Toc404584871"/>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50</w:t>
      </w:r>
      <w:r w:rsidRPr="003B3433">
        <w:rPr>
          <w:rFonts w:ascii="Arial" w:hAnsi="Arial" w:cs="Arial"/>
          <w:i/>
          <w:color w:val="auto"/>
          <w:sz w:val="20"/>
          <w:szCs w:val="20"/>
        </w:rPr>
        <w:fldChar w:fldCharType="end"/>
      </w:r>
      <w:r>
        <w:rPr>
          <w:rFonts w:ascii="Arial" w:hAnsi="Arial" w:cs="Arial"/>
          <w:i/>
          <w:color w:val="auto"/>
          <w:sz w:val="20"/>
          <w:szCs w:val="20"/>
        </w:rPr>
        <w:t>. Final de Instalación</w:t>
      </w:r>
      <w:bookmarkEnd w:id="701"/>
    </w:p>
    <w:p w:rsidR="00771691" w:rsidRDefault="00771691" w:rsidP="00E56913">
      <w:pPr>
        <w:pStyle w:val="GELParrafo"/>
      </w:pPr>
    </w:p>
    <w:p w:rsidR="008E1C64" w:rsidRDefault="008E1C64" w:rsidP="00E56913">
      <w:pPr>
        <w:pStyle w:val="GELParrafo"/>
      </w:pPr>
    </w:p>
    <w:p w:rsidR="003D08B6" w:rsidRDefault="003D08B6" w:rsidP="008E1C64">
      <w:pPr>
        <w:pStyle w:val="GELParrafo"/>
        <w:numPr>
          <w:ilvl w:val="0"/>
          <w:numId w:val="22"/>
        </w:numPr>
      </w:pPr>
      <w:r>
        <w:t>Desmarcar opciones.</w:t>
      </w:r>
    </w:p>
    <w:p w:rsidR="00771691" w:rsidRDefault="00D410A7" w:rsidP="008E1C64">
      <w:pPr>
        <w:pStyle w:val="GELParrafo"/>
        <w:numPr>
          <w:ilvl w:val="0"/>
          <w:numId w:val="22"/>
        </w:numPr>
      </w:pPr>
      <w:r>
        <w:t xml:space="preserve">Hacemos clic en </w:t>
      </w:r>
      <w:r w:rsidR="00FE1F90">
        <w:t>“F</w:t>
      </w:r>
      <w:r>
        <w:t>inalizar</w:t>
      </w:r>
      <w:r w:rsidR="00FE1F90">
        <w:t>” (</w:t>
      </w:r>
      <w:proofErr w:type="spellStart"/>
      <w:r w:rsidR="00FE1F90">
        <w:t>Finish</w:t>
      </w:r>
      <w:proofErr w:type="spellEnd"/>
      <w:r w:rsidR="00FE1F90">
        <w:t>)</w:t>
      </w:r>
    </w:p>
    <w:p w:rsidR="008E1C64" w:rsidRDefault="008E1C64" w:rsidP="008E1C64">
      <w:pPr>
        <w:pStyle w:val="GELParrafo"/>
      </w:pPr>
    </w:p>
    <w:p w:rsidR="00D503F9" w:rsidRDefault="00D503F9" w:rsidP="00D503F9">
      <w:pPr>
        <w:pStyle w:val="GELTtulo3"/>
      </w:pPr>
      <w:bookmarkStart w:id="702" w:name="_Toc404584808"/>
      <w:r>
        <w:t>CREAR USUARIO Y ROL EN APACHE TOMCAT</w:t>
      </w:r>
      <w:bookmarkEnd w:id="702"/>
    </w:p>
    <w:p w:rsidR="00D503F9" w:rsidRDefault="00D503F9" w:rsidP="00D503F9">
      <w:pPr>
        <w:pStyle w:val="GELParrafo"/>
        <w:numPr>
          <w:ilvl w:val="0"/>
          <w:numId w:val="24"/>
        </w:numPr>
      </w:pPr>
      <w:r>
        <w:t>Abrir el archivo “tomcat-user.xml” ubicado en la ruta “</w:t>
      </w:r>
      <w:r w:rsidRPr="00D503F9">
        <w:t>E:\</w:t>
      </w:r>
      <w:proofErr w:type="spellStart"/>
      <w:r w:rsidRPr="00D503F9">
        <w:t>Program</w:t>
      </w:r>
      <w:proofErr w:type="spellEnd"/>
      <w:r w:rsidRPr="00D503F9">
        <w:t xml:space="preserve"> Files\Apache Software </w:t>
      </w:r>
      <w:proofErr w:type="spellStart"/>
      <w:r w:rsidRPr="00D503F9">
        <w:t>Foundation</w:t>
      </w:r>
      <w:proofErr w:type="spellEnd"/>
      <w:r w:rsidRPr="00D503F9">
        <w:t>\</w:t>
      </w:r>
      <w:proofErr w:type="spellStart"/>
      <w:r w:rsidRPr="00D503F9">
        <w:t>Tomcat</w:t>
      </w:r>
      <w:proofErr w:type="spellEnd"/>
      <w:r w:rsidRPr="00D503F9">
        <w:t xml:space="preserve"> 7.0\</w:t>
      </w:r>
      <w:proofErr w:type="spellStart"/>
      <w:r w:rsidRPr="00D503F9">
        <w:t>conf</w:t>
      </w:r>
      <w:proofErr w:type="spellEnd"/>
      <w:r>
        <w:t>”.</w:t>
      </w:r>
    </w:p>
    <w:p w:rsidR="00D503F9" w:rsidRDefault="00D503F9" w:rsidP="00D503F9">
      <w:pPr>
        <w:pStyle w:val="GELParrafo"/>
        <w:numPr>
          <w:ilvl w:val="0"/>
          <w:numId w:val="24"/>
        </w:numPr>
      </w:pPr>
      <w:r>
        <w:t>Incluir la siguiente información.</w:t>
      </w:r>
    </w:p>
    <w:p w:rsidR="00D503F9" w:rsidRDefault="00D503F9" w:rsidP="00D503F9">
      <w:pPr>
        <w:pStyle w:val="GELParrafo"/>
      </w:pPr>
    </w:p>
    <w:p w:rsidR="00D503F9" w:rsidRDefault="00D503F9" w:rsidP="00D503F9">
      <w:pPr>
        <w:pStyle w:val="GELParrafo"/>
      </w:pPr>
      <w:r>
        <w:t xml:space="preserve">  &lt;role </w:t>
      </w:r>
      <w:proofErr w:type="spellStart"/>
      <w:r>
        <w:t>rolename</w:t>
      </w:r>
      <w:proofErr w:type="spellEnd"/>
      <w:r>
        <w:t>="servicios"/&gt;</w:t>
      </w:r>
    </w:p>
    <w:p w:rsidR="00D503F9" w:rsidRDefault="00D503F9" w:rsidP="00D503F9">
      <w:pPr>
        <w:pStyle w:val="GELParrafo"/>
      </w:pPr>
      <w:r>
        <w:t xml:space="preserve">  &lt;</w:t>
      </w:r>
      <w:proofErr w:type="spellStart"/>
      <w:r>
        <w:t>user</w:t>
      </w:r>
      <w:proofErr w:type="spellEnd"/>
      <w:r>
        <w:t xml:space="preserve"> </w:t>
      </w:r>
      <w:proofErr w:type="spellStart"/>
      <w:r>
        <w:t>username</w:t>
      </w:r>
      <w:proofErr w:type="spellEnd"/>
      <w:r>
        <w:t xml:space="preserve">="elefantes" </w:t>
      </w:r>
      <w:proofErr w:type="spellStart"/>
      <w:r>
        <w:t>password</w:t>
      </w:r>
      <w:proofErr w:type="spellEnd"/>
      <w:r>
        <w:t>="</w:t>
      </w:r>
      <w:proofErr w:type="spellStart"/>
      <w:r>
        <w:t>eb_moviles</w:t>
      </w:r>
      <w:proofErr w:type="spellEnd"/>
      <w:r>
        <w:t>" roles="servicios"/&gt;</w:t>
      </w:r>
    </w:p>
    <w:p w:rsidR="00D503F9" w:rsidRDefault="00D503F9" w:rsidP="00D503F9">
      <w:pPr>
        <w:pStyle w:val="GELParrafo"/>
        <w:numPr>
          <w:ilvl w:val="0"/>
          <w:numId w:val="25"/>
        </w:numPr>
      </w:pPr>
      <w:r>
        <w:lastRenderedPageBreak/>
        <w:t>Grabar el archivo</w:t>
      </w:r>
    </w:p>
    <w:p w:rsidR="00D503F9" w:rsidRDefault="00D503F9" w:rsidP="008E1C64">
      <w:pPr>
        <w:pStyle w:val="GELParrafo"/>
      </w:pPr>
    </w:p>
    <w:p w:rsidR="00D503F9" w:rsidRDefault="00D503F9" w:rsidP="00D503F9">
      <w:pPr>
        <w:pStyle w:val="GELTtulo3"/>
      </w:pPr>
      <w:bookmarkStart w:id="703" w:name="_Toc404584809"/>
      <w:r>
        <w:t>CREAR RECURSOS DE DATOS</w:t>
      </w:r>
      <w:bookmarkEnd w:id="703"/>
    </w:p>
    <w:p w:rsidR="00D503F9" w:rsidRDefault="00D503F9" w:rsidP="00D503F9">
      <w:pPr>
        <w:pStyle w:val="GELParrafo"/>
        <w:numPr>
          <w:ilvl w:val="0"/>
          <w:numId w:val="24"/>
        </w:numPr>
      </w:pPr>
      <w:r>
        <w:t>Abrir el archivo “CONTEXT.xml” ubicado en la ruta “</w:t>
      </w:r>
      <w:r w:rsidRPr="00D503F9">
        <w:t>E:\</w:t>
      </w:r>
      <w:proofErr w:type="spellStart"/>
      <w:r w:rsidRPr="00D503F9">
        <w:t>Program</w:t>
      </w:r>
      <w:proofErr w:type="spellEnd"/>
      <w:r w:rsidRPr="00D503F9">
        <w:t xml:space="preserve"> Files\Apache Software </w:t>
      </w:r>
      <w:proofErr w:type="spellStart"/>
      <w:r w:rsidRPr="00D503F9">
        <w:t>Foundation</w:t>
      </w:r>
      <w:proofErr w:type="spellEnd"/>
      <w:r w:rsidRPr="00D503F9">
        <w:t>\</w:t>
      </w:r>
      <w:proofErr w:type="spellStart"/>
      <w:r w:rsidRPr="00D503F9">
        <w:t>Tomcat</w:t>
      </w:r>
      <w:proofErr w:type="spellEnd"/>
      <w:r w:rsidRPr="00D503F9">
        <w:t xml:space="preserve"> 7.0\</w:t>
      </w:r>
      <w:proofErr w:type="spellStart"/>
      <w:r w:rsidRPr="00D503F9">
        <w:t>conf</w:t>
      </w:r>
      <w:proofErr w:type="spellEnd"/>
      <w:r>
        <w:t>”.</w:t>
      </w:r>
    </w:p>
    <w:p w:rsidR="00D503F9" w:rsidRDefault="00D503F9" w:rsidP="00D503F9">
      <w:pPr>
        <w:pStyle w:val="GELParrafo"/>
        <w:numPr>
          <w:ilvl w:val="0"/>
          <w:numId w:val="24"/>
        </w:numPr>
      </w:pPr>
      <w:r>
        <w:t>Incluir la siguiente información.</w:t>
      </w:r>
    </w:p>
    <w:p w:rsidR="00D503F9" w:rsidRDefault="00D503F9" w:rsidP="00D503F9">
      <w:pPr>
        <w:pStyle w:val="GELParrafo"/>
      </w:pPr>
    </w:p>
    <w:p w:rsidR="00D503F9" w:rsidRPr="00D503F9" w:rsidRDefault="00D503F9" w:rsidP="00D503F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r w:rsidRPr="00D503F9">
        <w:rPr>
          <w:lang w:val="en-US"/>
        </w:rPr>
        <w:t>&lt;Resource name="</w:t>
      </w:r>
      <w:proofErr w:type="spellStart"/>
      <w:r w:rsidRPr="00D503F9">
        <w:rPr>
          <w:lang w:val="en-US"/>
        </w:rPr>
        <w:t>jdbc</w:t>
      </w:r>
      <w:proofErr w:type="spellEnd"/>
      <w:r w:rsidRPr="00D503F9">
        <w:rPr>
          <w:lang w:val="en-US"/>
        </w:rPr>
        <w:t>/</w:t>
      </w:r>
      <w:proofErr w:type="spellStart"/>
      <w:r w:rsidRPr="00D503F9">
        <w:rPr>
          <w:lang w:val="en-US"/>
        </w:rPr>
        <w:t>elefantesblancosDB</w:t>
      </w:r>
      <w:proofErr w:type="spellEnd"/>
      <w:r w:rsidRPr="00D503F9">
        <w:rPr>
          <w:lang w:val="en-US"/>
        </w:rPr>
        <w:t xml:space="preserve">-auditoria" </w:t>
      </w:r>
      <w:proofErr w:type="spellStart"/>
      <w:r w:rsidRPr="00D503F9">
        <w:rPr>
          <w:lang w:val="en-US"/>
        </w:rPr>
        <w:t>auth</w:t>
      </w:r>
      <w:proofErr w:type="spellEnd"/>
      <w:r w:rsidRPr="00D503F9">
        <w:rPr>
          <w:lang w:val="en-US"/>
        </w:rPr>
        <w:t>="Container"</w:t>
      </w:r>
      <w:r>
        <w:rPr>
          <w:lang w:val="en-US"/>
        </w:rPr>
        <w:t xml:space="preserve"> </w:t>
      </w:r>
      <w:r w:rsidRPr="00D503F9">
        <w:rPr>
          <w:lang w:val="en-US"/>
        </w:rPr>
        <w:t>type="</w:t>
      </w:r>
      <w:proofErr w:type="spellStart"/>
      <w:r w:rsidRPr="00D503F9">
        <w:rPr>
          <w:lang w:val="en-US"/>
        </w:rPr>
        <w:t>javax.sql.DataSource</w:t>
      </w:r>
      <w:proofErr w:type="spellEnd"/>
      <w:r w:rsidRPr="00D503F9">
        <w:rPr>
          <w:lang w:val="en-US"/>
        </w:rPr>
        <w:t>"</w:t>
      </w:r>
      <w:r>
        <w:rPr>
          <w:lang w:val="en-US"/>
        </w:rPr>
        <w:t xml:space="preserve"> </w:t>
      </w:r>
      <w:proofErr w:type="spellStart"/>
      <w:r w:rsidRPr="00D503F9">
        <w:rPr>
          <w:lang w:val="en-US"/>
        </w:rPr>
        <w:t>maxActive</w:t>
      </w:r>
      <w:proofErr w:type="spellEnd"/>
      <w:r w:rsidRPr="00D503F9">
        <w:rPr>
          <w:lang w:val="en-US"/>
        </w:rPr>
        <w:t xml:space="preserve">="100" </w:t>
      </w:r>
      <w:proofErr w:type="spellStart"/>
      <w:r w:rsidRPr="00D503F9">
        <w:rPr>
          <w:lang w:val="en-US"/>
        </w:rPr>
        <w:t>maxIdle</w:t>
      </w:r>
      <w:proofErr w:type="spellEnd"/>
      <w:r w:rsidRPr="00D503F9">
        <w:rPr>
          <w:lang w:val="en-US"/>
        </w:rPr>
        <w:t xml:space="preserve">="30" </w:t>
      </w:r>
      <w:proofErr w:type="spellStart"/>
      <w:r w:rsidRPr="00D503F9">
        <w:rPr>
          <w:lang w:val="en-US"/>
        </w:rPr>
        <w:t>maxWait</w:t>
      </w:r>
      <w:proofErr w:type="spellEnd"/>
      <w:r w:rsidRPr="00D503F9">
        <w:rPr>
          <w:lang w:val="en-US"/>
        </w:rPr>
        <w:t xml:space="preserve">="10000" </w:t>
      </w:r>
      <w:proofErr w:type="spellStart"/>
      <w:r w:rsidRPr="00D503F9">
        <w:rPr>
          <w:lang w:val="en-US"/>
        </w:rPr>
        <w:t>minPoolSize</w:t>
      </w:r>
      <w:proofErr w:type="spellEnd"/>
      <w:r w:rsidRPr="00D503F9">
        <w:rPr>
          <w:lang w:val="en-US"/>
        </w:rPr>
        <w:t xml:space="preserve">="10" </w:t>
      </w:r>
      <w:proofErr w:type="spellStart"/>
      <w:r w:rsidRPr="00D503F9">
        <w:rPr>
          <w:lang w:val="en-US"/>
        </w:rPr>
        <w:t>maxPoolSize</w:t>
      </w:r>
      <w:proofErr w:type="spellEnd"/>
      <w:r w:rsidRPr="00D503F9">
        <w:rPr>
          <w:lang w:val="en-US"/>
        </w:rPr>
        <w:t>="300"</w:t>
      </w:r>
      <w:r>
        <w:rPr>
          <w:lang w:val="en-US"/>
        </w:rPr>
        <w:t xml:space="preserve">  </w:t>
      </w:r>
      <w:r w:rsidRPr="00D503F9">
        <w:rPr>
          <w:lang w:val="en-US"/>
        </w:rPr>
        <w:t>username="</w:t>
      </w:r>
      <w:proofErr w:type="spellStart"/>
      <w:r w:rsidR="004D1569">
        <w:rPr>
          <w:lang w:val="en-US"/>
        </w:rPr>
        <w:t>movilesus</w:t>
      </w:r>
      <w:proofErr w:type="spellEnd"/>
      <w:r w:rsidRPr="00D503F9">
        <w:rPr>
          <w:lang w:val="en-US"/>
        </w:rPr>
        <w:t>" password="</w:t>
      </w:r>
      <w:r w:rsidRPr="00DF55F8">
        <w:rPr>
          <w:color w:val="FF0000"/>
          <w:lang w:val="en-US"/>
        </w:rPr>
        <w:t>&lt;CLAVE USER MYSQL&gt;</w:t>
      </w:r>
      <w:r w:rsidRPr="00D503F9">
        <w:rPr>
          <w:lang w:val="en-US"/>
        </w:rPr>
        <w:t xml:space="preserve">" </w:t>
      </w:r>
      <w:proofErr w:type="spellStart"/>
      <w:r w:rsidRPr="00D503F9">
        <w:rPr>
          <w:lang w:val="en-US"/>
        </w:rPr>
        <w:t>driverClassName</w:t>
      </w:r>
      <w:proofErr w:type="spellEnd"/>
      <w:r w:rsidRPr="00D503F9">
        <w:rPr>
          <w:lang w:val="en-US"/>
        </w:rPr>
        <w:t>="</w:t>
      </w:r>
      <w:proofErr w:type="spellStart"/>
      <w:r w:rsidRPr="00D503F9">
        <w:rPr>
          <w:lang w:val="en-US"/>
        </w:rPr>
        <w:t>com.mysql.jdbc.Driver</w:t>
      </w:r>
      <w:proofErr w:type="spellEnd"/>
      <w:r w:rsidRPr="00D503F9">
        <w:rPr>
          <w:lang w:val="en-US"/>
        </w:rPr>
        <w:t>"</w:t>
      </w:r>
      <w:r>
        <w:rPr>
          <w:lang w:val="en-US"/>
        </w:rPr>
        <w:t xml:space="preserve"> </w:t>
      </w:r>
      <w:r w:rsidRPr="00D503F9">
        <w:rPr>
          <w:lang w:val="en-US"/>
        </w:rPr>
        <w:t xml:space="preserve"> </w:t>
      </w:r>
      <w:proofErr w:type="spellStart"/>
      <w:r w:rsidRPr="00D503F9">
        <w:rPr>
          <w:lang w:val="en-US"/>
        </w:rPr>
        <w:t>testOnBorrow</w:t>
      </w:r>
      <w:proofErr w:type="spellEnd"/>
      <w:r w:rsidRPr="00D503F9">
        <w:rPr>
          <w:lang w:val="en-US"/>
        </w:rPr>
        <w:t xml:space="preserve">="true" </w:t>
      </w:r>
      <w:proofErr w:type="spellStart"/>
      <w:r w:rsidRPr="00D503F9">
        <w:rPr>
          <w:lang w:val="en-US"/>
        </w:rPr>
        <w:t>validationQuery</w:t>
      </w:r>
      <w:proofErr w:type="spellEnd"/>
      <w:r w:rsidRPr="00D503F9">
        <w:rPr>
          <w:lang w:val="en-US"/>
        </w:rPr>
        <w:t xml:space="preserve">="Select 1" </w:t>
      </w:r>
      <w:proofErr w:type="spellStart"/>
      <w:r w:rsidRPr="00D503F9">
        <w:rPr>
          <w:lang w:val="en-US"/>
        </w:rPr>
        <w:t>testWhileIdle</w:t>
      </w:r>
      <w:proofErr w:type="spellEnd"/>
      <w:r w:rsidRPr="00D503F9">
        <w:rPr>
          <w:lang w:val="en-US"/>
        </w:rPr>
        <w:t>="true"</w:t>
      </w:r>
      <w:r>
        <w:rPr>
          <w:lang w:val="en-US"/>
        </w:rPr>
        <w:t xml:space="preserve"> </w:t>
      </w:r>
      <w:r w:rsidRPr="00D503F9">
        <w:rPr>
          <w:lang w:val="en-US"/>
        </w:rPr>
        <w:t xml:space="preserve"> </w:t>
      </w:r>
      <w:proofErr w:type="spellStart"/>
      <w:r w:rsidRPr="00D503F9">
        <w:rPr>
          <w:lang w:val="en-US"/>
        </w:rPr>
        <w:t>url</w:t>
      </w:r>
      <w:proofErr w:type="spellEnd"/>
      <w:r w:rsidRPr="00D503F9">
        <w:rPr>
          <w:lang w:val="en-US"/>
        </w:rPr>
        <w:t>="</w:t>
      </w:r>
      <w:proofErr w:type="spellStart"/>
      <w:r w:rsidRPr="00D503F9">
        <w:rPr>
          <w:lang w:val="en-US"/>
        </w:rPr>
        <w:t>jdbc:mysql</w:t>
      </w:r>
      <w:proofErr w:type="spellEnd"/>
      <w:r w:rsidRPr="00D503F9">
        <w:rPr>
          <w:lang w:val="en-US"/>
        </w:rPr>
        <w:t>://&lt;IP SERVIDOR&gt;:3306/</w:t>
      </w:r>
      <w:proofErr w:type="spellStart"/>
      <w:r w:rsidRPr="00D503F9">
        <w:rPr>
          <w:lang w:val="en-US"/>
        </w:rPr>
        <w:t>elefantesblancos</w:t>
      </w:r>
      <w:r w:rsidR="004D1569">
        <w:rPr>
          <w:lang w:val="en-US"/>
        </w:rPr>
        <w:t>_</w:t>
      </w:r>
      <w:r w:rsidRPr="00D503F9">
        <w:rPr>
          <w:lang w:val="en-US"/>
        </w:rPr>
        <w:t>auditoria?autoReconnect</w:t>
      </w:r>
      <w:proofErr w:type="spellEnd"/>
      <w:r w:rsidRPr="00D503F9">
        <w:rPr>
          <w:lang w:val="en-US"/>
        </w:rPr>
        <w:t>=true"/&gt;</w:t>
      </w:r>
      <w:r w:rsidRPr="00D503F9">
        <w:rPr>
          <w:lang w:val="en-US"/>
        </w:rPr>
        <w:tab/>
      </w:r>
      <w:r w:rsidRPr="00D503F9">
        <w:rPr>
          <w:lang w:val="en-US"/>
        </w:rPr>
        <w:tab/>
      </w:r>
    </w:p>
    <w:p w:rsidR="00D503F9" w:rsidRPr="00D503F9" w:rsidRDefault="00D503F9" w:rsidP="00D503F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p>
    <w:p w:rsidR="00D503F9" w:rsidRPr="00D503F9" w:rsidRDefault="00D503F9" w:rsidP="00D503F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r w:rsidRPr="00D503F9">
        <w:rPr>
          <w:lang w:val="en-US"/>
        </w:rPr>
        <w:t>&lt;Resource name="</w:t>
      </w:r>
      <w:proofErr w:type="spellStart"/>
      <w:r w:rsidRPr="00D503F9">
        <w:rPr>
          <w:lang w:val="en-US"/>
        </w:rPr>
        <w:t>jdbc</w:t>
      </w:r>
      <w:proofErr w:type="spellEnd"/>
      <w:r w:rsidRPr="00D503F9">
        <w:rPr>
          <w:lang w:val="en-US"/>
        </w:rPr>
        <w:t>/</w:t>
      </w:r>
      <w:proofErr w:type="spellStart"/>
      <w:r w:rsidRPr="00D503F9">
        <w:rPr>
          <w:lang w:val="en-US"/>
        </w:rPr>
        <w:t>elefantesblancosDB</w:t>
      </w:r>
      <w:proofErr w:type="spellEnd"/>
      <w:r w:rsidRPr="00D503F9">
        <w:rPr>
          <w:lang w:val="en-US"/>
        </w:rPr>
        <w:t xml:space="preserve">" </w:t>
      </w:r>
      <w:proofErr w:type="spellStart"/>
      <w:r w:rsidRPr="00D503F9">
        <w:rPr>
          <w:lang w:val="en-US"/>
        </w:rPr>
        <w:t>auth</w:t>
      </w:r>
      <w:proofErr w:type="spellEnd"/>
      <w:r w:rsidRPr="00D503F9">
        <w:rPr>
          <w:lang w:val="en-US"/>
        </w:rPr>
        <w:t>="Container" type="</w:t>
      </w:r>
      <w:proofErr w:type="spellStart"/>
      <w:r w:rsidRPr="00D503F9">
        <w:rPr>
          <w:lang w:val="en-US"/>
        </w:rPr>
        <w:t>javax.sql.DataSource</w:t>
      </w:r>
      <w:proofErr w:type="spellEnd"/>
      <w:r w:rsidRPr="00D503F9">
        <w:rPr>
          <w:lang w:val="en-US"/>
        </w:rPr>
        <w:t>"</w:t>
      </w:r>
    </w:p>
    <w:p w:rsidR="00D503F9" w:rsidRPr="00D503F9" w:rsidRDefault="00D503F9" w:rsidP="00D503F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lang w:val="en-US"/>
        </w:rPr>
      </w:pPr>
      <w:proofErr w:type="spellStart"/>
      <w:r w:rsidRPr="00D503F9">
        <w:rPr>
          <w:lang w:val="en-US"/>
        </w:rPr>
        <w:t>maxActive</w:t>
      </w:r>
      <w:proofErr w:type="spellEnd"/>
      <w:r w:rsidRPr="00D503F9">
        <w:rPr>
          <w:lang w:val="en-US"/>
        </w:rPr>
        <w:t xml:space="preserve">="100" </w:t>
      </w:r>
      <w:proofErr w:type="spellStart"/>
      <w:r w:rsidRPr="00D503F9">
        <w:rPr>
          <w:lang w:val="en-US"/>
        </w:rPr>
        <w:t>maxIdle</w:t>
      </w:r>
      <w:proofErr w:type="spellEnd"/>
      <w:r w:rsidRPr="00D503F9">
        <w:rPr>
          <w:lang w:val="en-US"/>
        </w:rPr>
        <w:t xml:space="preserve">="30" </w:t>
      </w:r>
      <w:proofErr w:type="spellStart"/>
      <w:r w:rsidRPr="00D503F9">
        <w:rPr>
          <w:lang w:val="en-US"/>
        </w:rPr>
        <w:t>maxWait</w:t>
      </w:r>
      <w:proofErr w:type="spellEnd"/>
      <w:r w:rsidRPr="00D503F9">
        <w:rPr>
          <w:lang w:val="en-US"/>
        </w:rPr>
        <w:t xml:space="preserve">="10000" </w:t>
      </w:r>
      <w:proofErr w:type="spellStart"/>
      <w:r w:rsidRPr="00D503F9">
        <w:rPr>
          <w:lang w:val="en-US"/>
        </w:rPr>
        <w:t>minPoolSize</w:t>
      </w:r>
      <w:proofErr w:type="spellEnd"/>
      <w:r w:rsidRPr="00D503F9">
        <w:rPr>
          <w:lang w:val="en-US"/>
        </w:rPr>
        <w:t xml:space="preserve">="10" </w:t>
      </w:r>
      <w:proofErr w:type="spellStart"/>
      <w:r w:rsidRPr="00D503F9">
        <w:rPr>
          <w:lang w:val="en-US"/>
        </w:rPr>
        <w:t>maxPoolSize</w:t>
      </w:r>
      <w:proofErr w:type="spellEnd"/>
      <w:r w:rsidRPr="00D503F9">
        <w:rPr>
          <w:lang w:val="en-US"/>
        </w:rPr>
        <w:t>="300"</w:t>
      </w:r>
      <w:r>
        <w:rPr>
          <w:lang w:val="en-US"/>
        </w:rPr>
        <w:t xml:space="preserve"> </w:t>
      </w:r>
      <w:r w:rsidRPr="00D503F9">
        <w:rPr>
          <w:lang w:val="en-US"/>
        </w:rPr>
        <w:t xml:space="preserve">               username="</w:t>
      </w:r>
      <w:r w:rsidR="004D1569" w:rsidRPr="004D1569">
        <w:rPr>
          <w:lang w:val="en-US"/>
        </w:rPr>
        <w:t xml:space="preserve"> </w:t>
      </w:r>
      <w:proofErr w:type="spellStart"/>
      <w:proofErr w:type="gramStart"/>
      <w:r w:rsidR="004D1569">
        <w:rPr>
          <w:lang w:val="en-US"/>
        </w:rPr>
        <w:t>movilesus</w:t>
      </w:r>
      <w:proofErr w:type="spellEnd"/>
      <w:r w:rsidR="004D1569" w:rsidRPr="00D503F9" w:rsidDel="004D1569">
        <w:rPr>
          <w:lang w:val="en-US"/>
        </w:rPr>
        <w:t xml:space="preserve"> </w:t>
      </w:r>
      <w:r w:rsidRPr="00D503F9">
        <w:rPr>
          <w:lang w:val="en-US"/>
        </w:rPr>
        <w:t>"</w:t>
      </w:r>
      <w:proofErr w:type="gramEnd"/>
      <w:r w:rsidRPr="00D503F9">
        <w:rPr>
          <w:lang w:val="en-US"/>
        </w:rPr>
        <w:t xml:space="preserve"> password="</w:t>
      </w:r>
      <w:r w:rsidRPr="00DF55F8">
        <w:rPr>
          <w:color w:val="FF0000"/>
          <w:lang w:val="en-US"/>
        </w:rPr>
        <w:t>&lt;CLAVE USER MYSQL&gt;</w:t>
      </w:r>
      <w:r w:rsidRPr="00D503F9">
        <w:rPr>
          <w:lang w:val="en-US"/>
        </w:rPr>
        <w:t xml:space="preserve">" </w:t>
      </w:r>
      <w:r>
        <w:rPr>
          <w:lang w:val="en-US"/>
        </w:rPr>
        <w:t xml:space="preserve"> </w:t>
      </w:r>
      <w:proofErr w:type="spellStart"/>
      <w:r w:rsidRPr="00D503F9">
        <w:rPr>
          <w:lang w:val="en-US"/>
        </w:rPr>
        <w:t>driverClassName</w:t>
      </w:r>
      <w:proofErr w:type="spellEnd"/>
      <w:r w:rsidRPr="00D503F9">
        <w:rPr>
          <w:lang w:val="en-US"/>
        </w:rPr>
        <w:t>="</w:t>
      </w:r>
      <w:proofErr w:type="spellStart"/>
      <w:r w:rsidRPr="00D503F9">
        <w:rPr>
          <w:lang w:val="en-US"/>
        </w:rPr>
        <w:t>com.mysql.jdbc.Driver</w:t>
      </w:r>
      <w:proofErr w:type="spellEnd"/>
      <w:r w:rsidRPr="00D503F9">
        <w:rPr>
          <w:lang w:val="en-US"/>
        </w:rPr>
        <w:t>"</w:t>
      </w:r>
      <w:r>
        <w:rPr>
          <w:lang w:val="en-US"/>
        </w:rPr>
        <w:t xml:space="preserve"> </w:t>
      </w:r>
      <w:proofErr w:type="spellStart"/>
      <w:r w:rsidRPr="00D503F9">
        <w:rPr>
          <w:lang w:val="en-US"/>
        </w:rPr>
        <w:t>testOnBorrow</w:t>
      </w:r>
      <w:proofErr w:type="spellEnd"/>
      <w:r w:rsidRPr="00D503F9">
        <w:rPr>
          <w:lang w:val="en-US"/>
        </w:rPr>
        <w:t xml:space="preserve">="true" </w:t>
      </w:r>
      <w:proofErr w:type="spellStart"/>
      <w:r w:rsidRPr="00D503F9">
        <w:rPr>
          <w:lang w:val="en-US"/>
        </w:rPr>
        <w:t>validationQuery</w:t>
      </w:r>
      <w:proofErr w:type="spellEnd"/>
      <w:r w:rsidRPr="00D503F9">
        <w:rPr>
          <w:lang w:val="en-US"/>
        </w:rPr>
        <w:t xml:space="preserve">="Select 1" </w:t>
      </w:r>
      <w:proofErr w:type="spellStart"/>
      <w:r w:rsidRPr="00D503F9">
        <w:rPr>
          <w:lang w:val="en-US"/>
        </w:rPr>
        <w:t>testWhileIdle</w:t>
      </w:r>
      <w:proofErr w:type="spellEnd"/>
      <w:r w:rsidRPr="00D503F9">
        <w:rPr>
          <w:lang w:val="en-US"/>
        </w:rPr>
        <w:t>="true"</w:t>
      </w:r>
      <w:r>
        <w:rPr>
          <w:lang w:val="en-US"/>
        </w:rPr>
        <w:t xml:space="preserve"> </w:t>
      </w:r>
      <w:proofErr w:type="spellStart"/>
      <w:r w:rsidRPr="00D503F9">
        <w:rPr>
          <w:lang w:val="en-US"/>
        </w:rPr>
        <w:t>url</w:t>
      </w:r>
      <w:proofErr w:type="spellEnd"/>
      <w:r w:rsidRPr="00D503F9">
        <w:rPr>
          <w:lang w:val="en-US"/>
        </w:rPr>
        <w:t>="</w:t>
      </w:r>
      <w:proofErr w:type="spellStart"/>
      <w:r w:rsidRPr="00D503F9">
        <w:rPr>
          <w:lang w:val="en-US"/>
        </w:rPr>
        <w:t>jdbc:mysql</w:t>
      </w:r>
      <w:proofErr w:type="spellEnd"/>
      <w:r w:rsidRPr="00D503F9">
        <w:rPr>
          <w:lang w:val="en-US"/>
        </w:rPr>
        <w:t xml:space="preserve">://&lt;IP </w:t>
      </w:r>
      <w:r w:rsidR="00A615C1">
        <w:rPr>
          <w:lang w:val="en-US"/>
        </w:rPr>
        <w:t>SERVIDOR&gt;:3306/</w:t>
      </w:r>
      <w:proofErr w:type="spellStart"/>
      <w:r w:rsidR="00A615C1">
        <w:rPr>
          <w:lang w:val="en-US"/>
        </w:rPr>
        <w:t>elefantesblancos</w:t>
      </w:r>
      <w:r w:rsidRPr="00D503F9">
        <w:rPr>
          <w:lang w:val="en-US"/>
        </w:rPr>
        <w:t>?autoReconnect</w:t>
      </w:r>
      <w:proofErr w:type="spellEnd"/>
      <w:r w:rsidRPr="00D503F9">
        <w:rPr>
          <w:lang w:val="en-US"/>
        </w:rPr>
        <w:t>=true"/&gt;</w:t>
      </w:r>
      <w:r w:rsidRPr="00D503F9">
        <w:rPr>
          <w:lang w:val="en-US"/>
        </w:rPr>
        <w:tab/>
      </w:r>
    </w:p>
    <w:p w:rsidR="00D503F9" w:rsidRPr="00402C02" w:rsidRDefault="00A615C1" w:rsidP="00A615C1">
      <w:pPr>
        <w:pStyle w:val="GELParrafo"/>
        <w:numPr>
          <w:ilvl w:val="0"/>
          <w:numId w:val="26"/>
        </w:numPr>
        <w:spacing w:after="240"/>
      </w:pPr>
      <w:r>
        <w:rPr>
          <w:lang w:val="en-US"/>
        </w:rPr>
        <w:t xml:space="preserve">Grabar el </w:t>
      </w:r>
      <w:r w:rsidR="000D7340" w:rsidRPr="002A0B77">
        <w:rPr>
          <w:lang w:val="es-CO"/>
        </w:rPr>
        <w:t>archi</w:t>
      </w:r>
      <w:r w:rsidR="00402C02" w:rsidRPr="002A0B77">
        <w:rPr>
          <w:lang w:val="es-CO"/>
        </w:rPr>
        <w:t>vo</w:t>
      </w:r>
      <w:r w:rsidR="00402C02">
        <w:rPr>
          <w:lang w:val="en-US"/>
        </w:rPr>
        <w:t>.</w:t>
      </w:r>
    </w:p>
    <w:p w:rsidR="00B754DD" w:rsidRDefault="00B754DD" w:rsidP="00402C02">
      <w:pPr>
        <w:pStyle w:val="GELParrafo"/>
        <w:spacing w:after="240"/>
      </w:pPr>
    </w:p>
    <w:p w:rsidR="00402C02" w:rsidRDefault="00B754DD" w:rsidP="00B754DD">
      <w:pPr>
        <w:pStyle w:val="GELTtulo3"/>
      </w:pPr>
      <w:bookmarkStart w:id="704" w:name="_Toc404584810"/>
      <w:r>
        <w:t>INICIAR SERVICIO DE APATCHE TOMCAT</w:t>
      </w:r>
      <w:bookmarkEnd w:id="704"/>
    </w:p>
    <w:p w:rsidR="00B754DD" w:rsidRDefault="00B754DD" w:rsidP="00B754DD">
      <w:pPr>
        <w:pStyle w:val="GELParrafo"/>
        <w:numPr>
          <w:ilvl w:val="0"/>
          <w:numId w:val="26"/>
        </w:numPr>
        <w:rPr>
          <w:lang w:val="es-CO"/>
        </w:rPr>
      </w:pPr>
      <w:r>
        <w:rPr>
          <w:lang w:val="es-CO"/>
        </w:rPr>
        <w:t>Abrir la ventana de servicio y seleccionar el servicio “</w:t>
      </w:r>
      <w:r w:rsidRPr="00B754DD">
        <w:rPr>
          <w:lang w:val="es-CO"/>
        </w:rPr>
        <w:t xml:space="preserve">Apache </w:t>
      </w:r>
      <w:proofErr w:type="spellStart"/>
      <w:r w:rsidRPr="00B754DD">
        <w:rPr>
          <w:lang w:val="es-CO"/>
        </w:rPr>
        <w:t>Tomcat</w:t>
      </w:r>
      <w:proofErr w:type="spellEnd"/>
      <w:r w:rsidRPr="00B754DD">
        <w:rPr>
          <w:lang w:val="es-CO"/>
        </w:rPr>
        <w:t xml:space="preserve"> 7.0 Tomcat7</w:t>
      </w:r>
      <w:r>
        <w:rPr>
          <w:lang w:val="es-CO"/>
        </w:rPr>
        <w:t>”</w:t>
      </w:r>
    </w:p>
    <w:p w:rsidR="00B754DD" w:rsidRDefault="00B754DD" w:rsidP="008E1C64">
      <w:pPr>
        <w:pStyle w:val="GELParrafo"/>
        <w:rPr>
          <w:lang w:val="es-CO"/>
        </w:rPr>
      </w:pPr>
    </w:p>
    <w:p w:rsidR="00B754DD" w:rsidRDefault="00B754DD" w:rsidP="002330C5">
      <w:pPr>
        <w:pStyle w:val="GELParrafo"/>
        <w:jc w:val="center"/>
        <w:rPr>
          <w:lang w:val="es-CO"/>
        </w:rPr>
      </w:pPr>
      <w:r>
        <w:rPr>
          <w:noProof/>
          <w:lang w:val="es-CO" w:eastAsia="es-CO"/>
        </w:rPr>
        <w:lastRenderedPageBreak/>
        <w:drawing>
          <wp:inline distT="0" distB="0" distL="0" distR="0" wp14:anchorId="4B3137ED" wp14:editId="3A3B5A10">
            <wp:extent cx="5610225" cy="2438400"/>
            <wp:effectExtent l="19050" t="19050" r="28575" b="1905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0225" cy="2438400"/>
                    </a:xfrm>
                    <a:prstGeom prst="rect">
                      <a:avLst/>
                    </a:prstGeom>
                    <a:noFill/>
                    <a:ln>
                      <a:solidFill>
                        <a:schemeClr val="tx1"/>
                      </a:solidFill>
                    </a:ln>
                  </pic:spPr>
                </pic:pic>
              </a:graphicData>
            </a:graphic>
          </wp:inline>
        </w:drawing>
      </w:r>
    </w:p>
    <w:p w:rsidR="002330C5" w:rsidRPr="003B3433" w:rsidRDefault="002330C5" w:rsidP="002330C5">
      <w:pPr>
        <w:pStyle w:val="Epgrafe"/>
        <w:jc w:val="center"/>
        <w:rPr>
          <w:rFonts w:ascii="Arial" w:hAnsi="Arial" w:cs="Arial"/>
          <w:i/>
          <w:sz w:val="20"/>
          <w:szCs w:val="20"/>
        </w:rPr>
      </w:pPr>
      <w:bookmarkStart w:id="705" w:name="_Toc404584872"/>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51</w:t>
      </w:r>
      <w:r w:rsidRPr="003B3433">
        <w:rPr>
          <w:rFonts w:ascii="Arial" w:hAnsi="Arial" w:cs="Arial"/>
          <w:i/>
          <w:color w:val="auto"/>
          <w:sz w:val="20"/>
          <w:szCs w:val="20"/>
        </w:rPr>
        <w:fldChar w:fldCharType="end"/>
      </w:r>
      <w:r>
        <w:rPr>
          <w:rFonts w:ascii="Arial" w:hAnsi="Arial" w:cs="Arial"/>
          <w:i/>
          <w:color w:val="auto"/>
          <w:sz w:val="20"/>
          <w:szCs w:val="20"/>
        </w:rPr>
        <w:t xml:space="preserve">. Servicio Apache </w:t>
      </w:r>
      <w:proofErr w:type="spellStart"/>
      <w:r>
        <w:rPr>
          <w:rFonts w:ascii="Arial" w:hAnsi="Arial" w:cs="Arial"/>
          <w:i/>
          <w:color w:val="auto"/>
          <w:sz w:val="20"/>
          <w:szCs w:val="20"/>
        </w:rPr>
        <w:t>Tomcat</w:t>
      </w:r>
      <w:bookmarkEnd w:id="705"/>
      <w:proofErr w:type="spellEnd"/>
    </w:p>
    <w:p w:rsidR="00B754DD" w:rsidRPr="002330C5" w:rsidRDefault="00B754DD" w:rsidP="008E1C64">
      <w:pPr>
        <w:pStyle w:val="GELParrafo"/>
      </w:pPr>
    </w:p>
    <w:p w:rsidR="00B754DD" w:rsidRDefault="00B754DD" w:rsidP="008E1C64">
      <w:pPr>
        <w:pStyle w:val="GELParrafo"/>
        <w:rPr>
          <w:lang w:val="es-CO"/>
        </w:rPr>
      </w:pPr>
    </w:p>
    <w:p w:rsidR="00B754DD" w:rsidRDefault="00B754DD" w:rsidP="00B96AE0">
      <w:pPr>
        <w:pStyle w:val="GELParrafo"/>
        <w:numPr>
          <w:ilvl w:val="0"/>
          <w:numId w:val="26"/>
        </w:numPr>
        <w:rPr>
          <w:lang w:val="es-CO"/>
        </w:rPr>
      </w:pPr>
      <w:r>
        <w:rPr>
          <w:lang w:val="es-CO"/>
        </w:rPr>
        <w:t>Iniciar el Servicio</w:t>
      </w:r>
    </w:p>
    <w:p w:rsidR="00B754DD" w:rsidRDefault="00B754DD" w:rsidP="008E1C64">
      <w:pPr>
        <w:pStyle w:val="GELParrafo"/>
        <w:rPr>
          <w:lang w:val="es-CO"/>
        </w:rPr>
      </w:pPr>
    </w:p>
    <w:p w:rsidR="00B754DD" w:rsidRDefault="00B754DD" w:rsidP="006B3EA1">
      <w:pPr>
        <w:pStyle w:val="GELParrafo"/>
        <w:jc w:val="center"/>
        <w:rPr>
          <w:lang w:val="es-CO"/>
        </w:rPr>
      </w:pPr>
      <w:r>
        <w:rPr>
          <w:noProof/>
          <w:lang w:val="es-CO" w:eastAsia="es-CO"/>
        </w:rPr>
        <w:drawing>
          <wp:inline distT="0" distB="0" distL="0" distR="0" wp14:anchorId="11FADEEC" wp14:editId="6046C5AB">
            <wp:extent cx="5610225" cy="2390775"/>
            <wp:effectExtent l="19050" t="19050" r="28575" b="2857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0225" cy="2390775"/>
                    </a:xfrm>
                    <a:prstGeom prst="rect">
                      <a:avLst/>
                    </a:prstGeom>
                    <a:noFill/>
                    <a:ln>
                      <a:solidFill>
                        <a:schemeClr val="tx1"/>
                      </a:solidFill>
                    </a:ln>
                  </pic:spPr>
                </pic:pic>
              </a:graphicData>
            </a:graphic>
          </wp:inline>
        </w:drawing>
      </w:r>
    </w:p>
    <w:p w:rsidR="00B754DD" w:rsidRDefault="002330C5" w:rsidP="006B3EA1">
      <w:pPr>
        <w:pStyle w:val="Epgrafe"/>
        <w:jc w:val="center"/>
        <w:rPr>
          <w:lang w:val="es-CO"/>
        </w:rPr>
      </w:pPr>
      <w:bookmarkStart w:id="706" w:name="_Toc404584873"/>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52</w:t>
      </w:r>
      <w:r w:rsidRPr="003B3433">
        <w:rPr>
          <w:rFonts w:ascii="Arial" w:hAnsi="Arial" w:cs="Arial"/>
          <w:i/>
          <w:color w:val="auto"/>
          <w:sz w:val="20"/>
          <w:szCs w:val="20"/>
        </w:rPr>
        <w:fldChar w:fldCharType="end"/>
      </w:r>
      <w:r>
        <w:rPr>
          <w:rFonts w:ascii="Arial" w:hAnsi="Arial" w:cs="Arial"/>
          <w:i/>
          <w:color w:val="auto"/>
          <w:sz w:val="20"/>
          <w:szCs w:val="20"/>
        </w:rPr>
        <w:t xml:space="preserve">. Servicio Apache </w:t>
      </w:r>
      <w:proofErr w:type="spellStart"/>
      <w:r>
        <w:rPr>
          <w:rFonts w:ascii="Arial" w:hAnsi="Arial" w:cs="Arial"/>
          <w:i/>
          <w:color w:val="auto"/>
          <w:sz w:val="20"/>
          <w:szCs w:val="20"/>
        </w:rPr>
        <w:t>Tomcat</w:t>
      </w:r>
      <w:proofErr w:type="spellEnd"/>
      <w:r w:rsidR="006B3EA1">
        <w:rPr>
          <w:rFonts w:ascii="Arial" w:hAnsi="Arial" w:cs="Arial"/>
          <w:i/>
          <w:color w:val="auto"/>
          <w:sz w:val="20"/>
          <w:szCs w:val="20"/>
        </w:rPr>
        <w:t xml:space="preserve"> Iniciado</w:t>
      </w:r>
      <w:bookmarkEnd w:id="706"/>
    </w:p>
    <w:p w:rsidR="00B96AE0" w:rsidRDefault="00B96AE0" w:rsidP="008E1C64">
      <w:pPr>
        <w:pStyle w:val="GELParrafo"/>
        <w:rPr>
          <w:lang w:val="es-CO"/>
        </w:rPr>
      </w:pPr>
    </w:p>
    <w:p w:rsidR="00B96AE0" w:rsidRDefault="00B96AE0" w:rsidP="008E1C64">
      <w:pPr>
        <w:pStyle w:val="GELParrafo"/>
        <w:rPr>
          <w:lang w:val="es-CO"/>
        </w:rPr>
      </w:pPr>
    </w:p>
    <w:p w:rsidR="00B96AE0" w:rsidRPr="00B754DD" w:rsidRDefault="00B96AE0" w:rsidP="008E1C64">
      <w:pPr>
        <w:pStyle w:val="GELParrafo"/>
        <w:rPr>
          <w:lang w:val="es-CO"/>
        </w:rPr>
      </w:pPr>
    </w:p>
    <w:p w:rsidR="00D410A7" w:rsidRDefault="0087697B" w:rsidP="003D08B6">
      <w:pPr>
        <w:pStyle w:val="GELTtulo3"/>
      </w:pPr>
      <w:bookmarkStart w:id="707" w:name="_Toc404584811"/>
      <w:r>
        <w:lastRenderedPageBreak/>
        <w:t>HABILITAR PUERTO 8080 EN WINDOWS SERVER</w:t>
      </w:r>
      <w:bookmarkEnd w:id="707"/>
    </w:p>
    <w:p w:rsidR="00D410A7" w:rsidRDefault="00D410A7" w:rsidP="00E56913">
      <w:pPr>
        <w:pStyle w:val="GELParrafo"/>
      </w:pPr>
    </w:p>
    <w:p w:rsidR="0087697B" w:rsidRDefault="0087697B" w:rsidP="0087697B">
      <w:pPr>
        <w:pStyle w:val="GELParrafo"/>
        <w:numPr>
          <w:ilvl w:val="0"/>
          <w:numId w:val="22"/>
        </w:numPr>
      </w:pPr>
      <w:r>
        <w:t>Abrimos el Firewall de Windows.</w:t>
      </w:r>
    </w:p>
    <w:p w:rsidR="0087697B" w:rsidRDefault="0087697B" w:rsidP="00E56913">
      <w:pPr>
        <w:pStyle w:val="GELParrafo"/>
      </w:pPr>
    </w:p>
    <w:p w:rsidR="0087697B" w:rsidRDefault="0087697B" w:rsidP="006B3EA1">
      <w:pPr>
        <w:pStyle w:val="GELParrafo"/>
        <w:jc w:val="center"/>
      </w:pPr>
      <w:r>
        <w:rPr>
          <w:noProof/>
          <w:lang w:val="es-CO" w:eastAsia="es-CO"/>
        </w:rPr>
        <w:drawing>
          <wp:inline distT="0" distB="0" distL="0" distR="0" wp14:anchorId="161A2B55" wp14:editId="04FD192D">
            <wp:extent cx="5610225" cy="2914650"/>
            <wp:effectExtent l="19050" t="19050" r="28575" b="190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0225" cy="2914650"/>
                    </a:xfrm>
                    <a:prstGeom prst="rect">
                      <a:avLst/>
                    </a:prstGeom>
                    <a:noFill/>
                    <a:ln>
                      <a:solidFill>
                        <a:schemeClr val="tx1"/>
                      </a:solidFill>
                    </a:ln>
                  </pic:spPr>
                </pic:pic>
              </a:graphicData>
            </a:graphic>
          </wp:inline>
        </w:drawing>
      </w:r>
    </w:p>
    <w:p w:rsidR="006B3EA1" w:rsidRPr="006B3EA1" w:rsidRDefault="006B3EA1" w:rsidP="006B3EA1">
      <w:pPr>
        <w:pStyle w:val="Epgrafe"/>
        <w:jc w:val="center"/>
        <w:rPr>
          <w:lang w:val="en-US"/>
        </w:rPr>
      </w:pPr>
      <w:bookmarkStart w:id="708" w:name="_Toc404584874"/>
      <w:proofErr w:type="spellStart"/>
      <w:proofErr w:type="gramStart"/>
      <w:r w:rsidRPr="006B3EA1">
        <w:rPr>
          <w:rFonts w:ascii="Arial" w:hAnsi="Arial" w:cs="Arial"/>
          <w:i/>
          <w:color w:val="auto"/>
          <w:sz w:val="20"/>
          <w:szCs w:val="20"/>
          <w:lang w:val="en-US"/>
        </w:rPr>
        <w:t>Figura</w:t>
      </w:r>
      <w:proofErr w:type="spellEnd"/>
      <w:r w:rsidRPr="006B3EA1">
        <w:rPr>
          <w:rFonts w:ascii="Arial" w:hAnsi="Arial" w:cs="Arial"/>
          <w:i/>
          <w:color w:val="auto"/>
          <w:sz w:val="20"/>
          <w:szCs w:val="20"/>
          <w:lang w:val="en-US"/>
        </w:rPr>
        <w:t xml:space="preserve"> </w:t>
      </w:r>
      <w:r w:rsidRPr="003B3433">
        <w:rPr>
          <w:rFonts w:ascii="Arial" w:hAnsi="Arial" w:cs="Arial"/>
          <w:i/>
          <w:color w:val="auto"/>
          <w:sz w:val="20"/>
          <w:szCs w:val="20"/>
        </w:rPr>
        <w:fldChar w:fldCharType="begin"/>
      </w:r>
      <w:r w:rsidRPr="006B3EA1">
        <w:rPr>
          <w:rFonts w:ascii="Arial" w:hAnsi="Arial" w:cs="Arial"/>
          <w:i/>
          <w:color w:val="auto"/>
          <w:sz w:val="20"/>
          <w:szCs w:val="20"/>
          <w:lang w:val="en-US"/>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lang w:val="en-US"/>
        </w:rPr>
        <w:t>53</w:t>
      </w:r>
      <w:r w:rsidRPr="003B3433">
        <w:rPr>
          <w:rFonts w:ascii="Arial" w:hAnsi="Arial" w:cs="Arial"/>
          <w:i/>
          <w:color w:val="auto"/>
          <w:sz w:val="20"/>
          <w:szCs w:val="20"/>
        </w:rPr>
        <w:fldChar w:fldCharType="end"/>
      </w:r>
      <w:r w:rsidRPr="006B3EA1">
        <w:rPr>
          <w:rFonts w:ascii="Arial" w:hAnsi="Arial" w:cs="Arial"/>
          <w:i/>
          <w:color w:val="auto"/>
          <w:sz w:val="20"/>
          <w:szCs w:val="20"/>
          <w:lang w:val="en-US"/>
        </w:rPr>
        <w:t>.</w:t>
      </w:r>
      <w:proofErr w:type="gramEnd"/>
      <w:r w:rsidRPr="006B3EA1">
        <w:rPr>
          <w:rFonts w:ascii="Arial" w:hAnsi="Arial" w:cs="Arial"/>
          <w:i/>
          <w:color w:val="auto"/>
          <w:sz w:val="20"/>
          <w:szCs w:val="20"/>
          <w:lang w:val="en-US"/>
        </w:rPr>
        <w:t xml:space="preserve"> Firewall de Windows</w:t>
      </w:r>
      <w:bookmarkEnd w:id="708"/>
    </w:p>
    <w:p w:rsidR="00771691" w:rsidRPr="006B3EA1" w:rsidRDefault="00771691" w:rsidP="00E56913">
      <w:pPr>
        <w:pStyle w:val="GELParrafo"/>
        <w:rPr>
          <w:lang w:val="en-US"/>
        </w:rPr>
      </w:pPr>
    </w:p>
    <w:p w:rsidR="00771691" w:rsidRPr="006B3EA1" w:rsidRDefault="00771691" w:rsidP="00E56913">
      <w:pPr>
        <w:pStyle w:val="GELParrafo"/>
        <w:rPr>
          <w:lang w:val="en-US"/>
        </w:rPr>
      </w:pPr>
    </w:p>
    <w:p w:rsidR="0087697B" w:rsidRDefault="0042223F" w:rsidP="0042223F">
      <w:pPr>
        <w:pStyle w:val="GELParrafo"/>
        <w:numPr>
          <w:ilvl w:val="0"/>
          <w:numId w:val="22"/>
        </w:numPr>
      </w:pPr>
      <w:r>
        <w:t>Seleccionar “</w:t>
      </w:r>
      <w:ins w:id="709" w:author="Carolina Fajardo" w:date="2014-11-20T10:34:00Z">
        <w:r w:rsidR="00A12831">
          <w:t xml:space="preserve">Configuración Avanzada / </w:t>
        </w:r>
      </w:ins>
      <w:r>
        <w:t>Reglas de Entrada”.</w:t>
      </w:r>
    </w:p>
    <w:p w:rsidR="0042223F" w:rsidRDefault="0042223F" w:rsidP="00E56913">
      <w:pPr>
        <w:pStyle w:val="GELParrafo"/>
      </w:pPr>
    </w:p>
    <w:p w:rsidR="00771691" w:rsidRDefault="0042223F" w:rsidP="006B3EA1">
      <w:pPr>
        <w:pStyle w:val="GELParrafo"/>
        <w:jc w:val="center"/>
      </w:pPr>
      <w:r>
        <w:rPr>
          <w:noProof/>
          <w:lang w:val="es-CO" w:eastAsia="es-CO"/>
        </w:rPr>
        <w:lastRenderedPageBreak/>
        <w:drawing>
          <wp:inline distT="0" distB="0" distL="0" distR="0" wp14:anchorId="7CBB76C9" wp14:editId="3EC8FA00">
            <wp:extent cx="5610225" cy="2095500"/>
            <wp:effectExtent l="19050" t="19050" r="28575" b="1905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0225" cy="2095500"/>
                    </a:xfrm>
                    <a:prstGeom prst="rect">
                      <a:avLst/>
                    </a:prstGeom>
                    <a:noFill/>
                    <a:ln>
                      <a:solidFill>
                        <a:schemeClr val="tx1"/>
                      </a:solidFill>
                    </a:ln>
                  </pic:spPr>
                </pic:pic>
              </a:graphicData>
            </a:graphic>
          </wp:inline>
        </w:drawing>
      </w:r>
    </w:p>
    <w:p w:rsidR="006B3EA1" w:rsidRDefault="006B3EA1" w:rsidP="006B3EA1">
      <w:pPr>
        <w:pStyle w:val="Epgrafe"/>
        <w:jc w:val="center"/>
        <w:rPr>
          <w:lang w:val="es-CO"/>
        </w:rPr>
      </w:pPr>
      <w:r>
        <w:t xml:space="preserve"> </w:t>
      </w:r>
      <w:bookmarkStart w:id="710" w:name="_Toc404584875"/>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54</w:t>
      </w:r>
      <w:r w:rsidRPr="003B3433">
        <w:rPr>
          <w:rFonts w:ascii="Arial" w:hAnsi="Arial" w:cs="Arial"/>
          <w:i/>
          <w:color w:val="auto"/>
          <w:sz w:val="20"/>
          <w:szCs w:val="20"/>
        </w:rPr>
        <w:fldChar w:fldCharType="end"/>
      </w:r>
      <w:r>
        <w:rPr>
          <w:rFonts w:ascii="Arial" w:hAnsi="Arial" w:cs="Arial"/>
          <w:i/>
          <w:color w:val="auto"/>
          <w:sz w:val="20"/>
          <w:szCs w:val="20"/>
        </w:rPr>
        <w:t>. Reglas de Entrada</w:t>
      </w:r>
      <w:bookmarkEnd w:id="710"/>
    </w:p>
    <w:p w:rsidR="00771691" w:rsidRPr="006B3EA1" w:rsidRDefault="00771691" w:rsidP="00E56913">
      <w:pPr>
        <w:pStyle w:val="GELParrafo"/>
        <w:rPr>
          <w:lang w:val="es-CO"/>
        </w:rPr>
      </w:pPr>
    </w:p>
    <w:p w:rsidR="0042223F" w:rsidRDefault="0042223F" w:rsidP="00E56913">
      <w:pPr>
        <w:pStyle w:val="GELParrafo"/>
      </w:pPr>
    </w:p>
    <w:p w:rsidR="0042223F" w:rsidRDefault="0042223F" w:rsidP="0042223F">
      <w:pPr>
        <w:pStyle w:val="GELParrafo"/>
        <w:numPr>
          <w:ilvl w:val="0"/>
          <w:numId w:val="22"/>
        </w:numPr>
      </w:pPr>
      <w:r>
        <w:t xml:space="preserve">Seleccionar </w:t>
      </w:r>
      <w:r w:rsidR="00045CF3">
        <w:t>“</w:t>
      </w:r>
      <w:r>
        <w:t>Nueva Regla</w:t>
      </w:r>
      <w:r w:rsidR="00045CF3">
        <w:t>”</w:t>
      </w:r>
      <w:r w:rsidR="00DF5335">
        <w:t xml:space="preserve">, seleccionar </w:t>
      </w:r>
      <w:r w:rsidR="00045CF3">
        <w:t>“</w:t>
      </w:r>
      <w:r w:rsidR="00DF5335">
        <w:t>Puerto</w:t>
      </w:r>
      <w:r w:rsidR="00045CF3">
        <w:t>”</w:t>
      </w:r>
      <w:r w:rsidR="00DF5335">
        <w:t>:</w:t>
      </w:r>
    </w:p>
    <w:p w:rsidR="00DF5335" w:rsidRDefault="00DF5335" w:rsidP="00DF5335">
      <w:pPr>
        <w:pStyle w:val="GELParrafo"/>
      </w:pPr>
    </w:p>
    <w:p w:rsidR="00DF5335" w:rsidRDefault="00DF5335" w:rsidP="006B3EA1">
      <w:pPr>
        <w:pStyle w:val="GELParrafo"/>
        <w:jc w:val="center"/>
      </w:pPr>
      <w:r>
        <w:rPr>
          <w:noProof/>
          <w:lang w:val="es-CO" w:eastAsia="es-CO"/>
        </w:rPr>
        <w:lastRenderedPageBreak/>
        <w:drawing>
          <wp:inline distT="0" distB="0" distL="0" distR="0" wp14:anchorId="1BE9AEF3" wp14:editId="6EE95E9D">
            <wp:extent cx="5610225" cy="4486275"/>
            <wp:effectExtent l="19050" t="19050" r="28575" b="2857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0225" cy="4486275"/>
                    </a:xfrm>
                    <a:prstGeom prst="rect">
                      <a:avLst/>
                    </a:prstGeom>
                    <a:noFill/>
                    <a:ln>
                      <a:solidFill>
                        <a:schemeClr val="tx1"/>
                      </a:solidFill>
                    </a:ln>
                  </pic:spPr>
                </pic:pic>
              </a:graphicData>
            </a:graphic>
          </wp:inline>
        </w:drawing>
      </w:r>
    </w:p>
    <w:p w:rsidR="006B3EA1" w:rsidRPr="003B3433" w:rsidRDefault="006B3EA1" w:rsidP="006B3EA1">
      <w:pPr>
        <w:pStyle w:val="Epgrafe"/>
        <w:jc w:val="center"/>
        <w:rPr>
          <w:rFonts w:ascii="Arial" w:hAnsi="Arial" w:cs="Arial"/>
          <w:i/>
          <w:sz w:val="20"/>
          <w:szCs w:val="20"/>
        </w:rPr>
      </w:pPr>
      <w:bookmarkStart w:id="711" w:name="_Toc404584876"/>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55</w:t>
      </w:r>
      <w:r w:rsidRPr="003B3433">
        <w:rPr>
          <w:rFonts w:ascii="Arial" w:hAnsi="Arial" w:cs="Arial"/>
          <w:i/>
          <w:color w:val="auto"/>
          <w:sz w:val="20"/>
          <w:szCs w:val="20"/>
        </w:rPr>
        <w:fldChar w:fldCharType="end"/>
      </w:r>
      <w:r>
        <w:rPr>
          <w:rFonts w:ascii="Arial" w:hAnsi="Arial" w:cs="Arial"/>
          <w:i/>
          <w:color w:val="auto"/>
          <w:sz w:val="20"/>
          <w:szCs w:val="20"/>
        </w:rPr>
        <w:t>. Tipo de Regla</w:t>
      </w:r>
      <w:bookmarkEnd w:id="711"/>
    </w:p>
    <w:p w:rsidR="0042223F" w:rsidRDefault="0042223F" w:rsidP="0042223F">
      <w:pPr>
        <w:pStyle w:val="GELParrafo"/>
      </w:pPr>
    </w:p>
    <w:p w:rsidR="0042223F" w:rsidRDefault="0042223F" w:rsidP="0042223F">
      <w:pPr>
        <w:pStyle w:val="GELParrafo"/>
      </w:pPr>
    </w:p>
    <w:p w:rsidR="00771691" w:rsidRDefault="00DF5335" w:rsidP="00DF5335">
      <w:pPr>
        <w:pStyle w:val="GELParrafo"/>
        <w:numPr>
          <w:ilvl w:val="0"/>
          <w:numId w:val="22"/>
        </w:numPr>
      </w:pPr>
      <w:r>
        <w:t xml:space="preserve">Hacer clic en </w:t>
      </w:r>
      <w:r w:rsidR="00045CF3">
        <w:t>“S</w:t>
      </w:r>
      <w:r>
        <w:t>iguiente</w:t>
      </w:r>
      <w:r w:rsidR="00045CF3">
        <w:t>”</w:t>
      </w:r>
      <w:r>
        <w:t>.</w:t>
      </w:r>
    </w:p>
    <w:p w:rsidR="00DF5335" w:rsidRDefault="00DF5335" w:rsidP="00DF5335">
      <w:pPr>
        <w:pStyle w:val="GELParrafo"/>
        <w:numPr>
          <w:ilvl w:val="0"/>
          <w:numId w:val="22"/>
        </w:numPr>
      </w:pPr>
      <w:r>
        <w:t>Digitar el puerto “8080”</w:t>
      </w:r>
    </w:p>
    <w:p w:rsidR="00DF5335" w:rsidRDefault="00DF5335" w:rsidP="00E56913">
      <w:pPr>
        <w:pStyle w:val="GELParrafo"/>
      </w:pPr>
    </w:p>
    <w:p w:rsidR="00DF5335" w:rsidRDefault="00DF5335" w:rsidP="00E56913">
      <w:pPr>
        <w:pStyle w:val="GELParrafo"/>
      </w:pPr>
    </w:p>
    <w:p w:rsidR="00771691" w:rsidRDefault="00771691" w:rsidP="00E56913">
      <w:pPr>
        <w:pStyle w:val="GELParrafo"/>
      </w:pPr>
    </w:p>
    <w:p w:rsidR="00771691" w:rsidRDefault="00DF5335" w:rsidP="006B3EA1">
      <w:pPr>
        <w:pStyle w:val="GELParrafo"/>
        <w:jc w:val="center"/>
      </w:pPr>
      <w:r>
        <w:rPr>
          <w:noProof/>
          <w:lang w:val="es-CO" w:eastAsia="es-CO"/>
        </w:rPr>
        <w:lastRenderedPageBreak/>
        <w:drawing>
          <wp:inline distT="0" distB="0" distL="0" distR="0" wp14:anchorId="7F54D137" wp14:editId="73EB1A65">
            <wp:extent cx="5610225" cy="4514850"/>
            <wp:effectExtent l="19050" t="19050" r="28575" b="1905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0225" cy="4514850"/>
                    </a:xfrm>
                    <a:prstGeom prst="rect">
                      <a:avLst/>
                    </a:prstGeom>
                    <a:noFill/>
                    <a:ln>
                      <a:solidFill>
                        <a:schemeClr val="tx1"/>
                      </a:solidFill>
                    </a:ln>
                  </pic:spPr>
                </pic:pic>
              </a:graphicData>
            </a:graphic>
          </wp:inline>
        </w:drawing>
      </w:r>
    </w:p>
    <w:p w:rsidR="006B3EA1" w:rsidRPr="003B3433" w:rsidRDefault="006B3EA1" w:rsidP="006B3EA1">
      <w:pPr>
        <w:pStyle w:val="Epgrafe"/>
        <w:jc w:val="center"/>
        <w:rPr>
          <w:rFonts w:ascii="Arial" w:hAnsi="Arial" w:cs="Arial"/>
          <w:i/>
          <w:sz w:val="20"/>
          <w:szCs w:val="20"/>
        </w:rPr>
      </w:pPr>
      <w:bookmarkStart w:id="712" w:name="_Toc404584877"/>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56</w:t>
      </w:r>
      <w:r w:rsidRPr="003B3433">
        <w:rPr>
          <w:rFonts w:ascii="Arial" w:hAnsi="Arial" w:cs="Arial"/>
          <w:i/>
          <w:color w:val="auto"/>
          <w:sz w:val="20"/>
          <w:szCs w:val="20"/>
        </w:rPr>
        <w:fldChar w:fldCharType="end"/>
      </w:r>
      <w:r>
        <w:rPr>
          <w:rFonts w:ascii="Arial" w:hAnsi="Arial" w:cs="Arial"/>
          <w:i/>
          <w:color w:val="auto"/>
          <w:sz w:val="20"/>
          <w:szCs w:val="20"/>
        </w:rPr>
        <w:t>. Protocolo y Puertos</w:t>
      </w:r>
      <w:bookmarkEnd w:id="712"/>
    </w:p>
    <w:p w:rsidR="00771691" w:rsidRDefault="00771691" w:rsidP="00E56913">
      <w:pPr>
        <w:pStyle w:val="GELParrafo"/>
      </w:pPr>
    </w:p>
    <w:p w:rsidR="00DF5335" w:rsidRDefault="00DF5335" w:rsidP="00E56913">
      <w:pPr>
        <w:pStyle w:val="GELParrafo"/>
      </w:pPr>
    </w:p>
    <w:p w:rsidR="00DF5335" w:rsidRDefault="00DF5335" w:rsidP="00DF5335">
      <w:pPr>
        <w:pStyle w:val="GELParrafo"/>
        <w:numPr>
          <w:ilvl w:val="0"/>
          <w:numId w:val="23"/>
        </w:numPr>
      </w:pPr>
      <w:r>
        <w:t xml:space="preserve">Hacer clic en </w:t>
      </w:r>
      <w:r w:rsidR="00045CF3">
        <w:t>“S</w:t>
      </w:r>
      <w:r>
        <w:t>iguiente</w:t>
      </w:r>
      <w:r w:rsidR="00045CF3">
        <w:t>”</w:t>
      </w:r>
      <w:r>
        <w:t>.</w:t>
      </w:r>
    </w:p>
    <w:p w:rsidR="00DF5335" w:rsidRDefault="00DF5335" w:rsidP="00DF5335">
      <w:pPr>
        <w:pStyle w:val="GELParrafo"/>
      </w:pPr>
    </w:p>
    <w:p w:rsidR="00DF5335" w:rsidRDefault="00DF5335" w:rsidP="006B3EA1">
      <w:pPr>
        <w:pStyle w:val="GELParrafo"/>
        <w:jc w:val="center"/>
      </w:pPr>
      <w:r>
        <w:rPr>
          <w:noProof/>
          <w:lang w:val="es-CO" w:eastAsia="es-CO"/>
        </w:rPr>
        <w:lastRenderedPageBreak/>
        <w:drawing>
          <wp:inline distT="0" distB="0" distL="0" distR="0" wp14:anchorId="4E486F03" wp14:editId="4BD79C8F">
            <wp:extent cx="5610225" cy="4505325"/>
            <wp:effectExtent l="19050" t="19050" r="28575" b="285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0225" cy="4505325"/>
                    </a:xfrm>
                    <a:prstGeom prst="rect">
                      <a:avLst/>
                    </a:prstGeom>
                    <a:noFill/>
                    <a:ln>
                      <a:solidFill>
                        <a:schemeClr val="tx1"/>
                      </a:solidFill>
                    </a:ln>
                  </pic:spPr>
                </pic:pic>
              </a:graphicData>
            </a:graphic>
          </wp:inline>
        </w:drawing>
      </w:r>
    </w:p>
    <w:p w:rsidR="006B3EA1" w:rsidRPr="003B3433" w:rsidRDefault="006B3EA1" w:rsidP="006B3EA1">
      <w:pPr>
        <w:pStyle w:val="Epgrafe"/>
        <w:jc w:val="center"/>
        <w:rPr>
          <w:rFonts w:ascii="Arial" w:hAnsi="Arial" w:cs="Arial"/>
          <w:i/>
          <w:sz w:val="20"/>
          <w:szCs w:val="20"/>
        </w:rPr>
      </w:pPr>
      <w:bookmarkStart w:id="713" w:name="_Toc404584878"/>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57</w:t>
      </w:r>
      <w:r w:rsidRPr="003B3433">
        <w:rPr>
          <w:rFonts w:ascii="Arial" w:hAnsi="Arial" w:cs="Arial"/>
          <w:i/>
          <w:color w:val="auto"/>
          <w:sz w:val="20"/>
          <w:szCs w:val="20"/>
        </w:rPr>
        <w:fldChar w:fldCharType="end"/>
      </w:r>
      <w:r>
        <w:rPr>
          <w:rFonts w:ascii="Arial" w:hAnsi="Arial" w:cs="Arial"/>
          <w:i/>
          <w:color w:val="auto"/>
          <w:sz w:val="20"/>
          <w:szCs w:val="20"/>
        </w:rPr>
        <w:t>. Acción</w:t>
      </w:r>
      <w:bookmarkEnd w:id="713"/>
    </w:p>
    <w:p w:rsidR="00DF5335" w:rsidRDefault="00DF5335" w:rsidP="00E56913">
      <w:pPr>
        <w:pStyle w:val="GELParrafo"/>
      </w:pPr>
    </w:p>
    <w:p w:rsidR="00DF5335" w:rsidRDefault="00DF5335" w:rsidP="00E56913">
      <w:pPr>
        <w:pStyle w:val="GELParrafo"/>
      </w:pPr>
    </w:p>
    <w:p w:rsidR="00DF5335" w:rsidRDefault="00DF5335" w:rsidP="00DF5335">
      <w:pPr>
        <w:pStyle w:val="GELParrafo"/>
        <w:numPr>
          <w:ilvl w:val="0"/>
          <w:numId w:val="23"/>
        </w:numPr>
      </w:pPr>
      <w:r>
        <w:t xml:space="preserve">Hacer clic en </w:t>
      </w:r>
      <w:r w:rsidR="00045CF3">
        <w:t>“S</w:t>
      </w:r>
      <w:r>
        <w:t>iguiente</w:t>
      </w:r>
      <w:r w:rsidR="00045CF3">
        <w:t>”.</w:t>
      </w:r>
    </w:p>
    <w:p w:rsidR="00DF5335" w:rsidRDefault="00DF5335" w:rsidP="00DF5335">
      <w:pPr>
        <w:pStyle w:val="GELParrafo"/>
      </w:pPr>
    </w:p>
    <w:p w:rsidR="00DF5335" w:rsidRDefault="00DF5335" w:rsidP="006B3EA1">
      <w:pPr>
        <w:pStyle w:val="GELParrafo"/>
        <w:jc w:val="center"/>
      </w:pPr>
      <w:r>
        <w:rPr>
          <w:noProof/>
          <w:lang w:val="es-CO" w:eastAsia="es-CO"/>
        </w:rPr>
        <w:lastRenderedPageBreak/>
        <w:drawing>
          <wp:inline distT="0" distB="0" distL="0" distR="0" wp14:anchorId="582C3690" wp14:editId="333616A5">
            <wp:extent cx="5610225" cy="4495800"/>
            <wp:effectExtent l="19050" t="19050" r="28575" b="190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10225" cy="4495800"/>
                    </a:xfrm>
                    <a:prstGeom prst="rect">
                      <a:avLst/>
                    </a:prstGeom>
                    <a:noFill/>
                    <a:ln>
                      <a:solidFill>
                        <a:schemeClr val="tx1"/>
                      </a:solidFill>
                    </a:ln>
                  </pic:spPr>
                </pic:pic>
              </a:graphicData>
            </a:graphic>
          </wp:inline>
        </w:drawing>
      </w:r>
    </w:p>
    <w:p w:rsidR="006B3EA1" w:rsidRPr="003B3433" w:rsidRDefault="006B3EA1" w:rsidP="006B3EA1">
      <w:pPr>
        <w:pStyle w:val="Epgrafe"/>
        <w:jc w:val="center"/>
        <w:rPr>
          <w:rFonts w:ascii="Arial" w:hAnsi="Arial" w:cs="Arial"/>
          <w:i/>
          <w:sz w:val="20"/>
          <w:szCs w:val="20"/>
        </w:rPr>
      </w:pPr>
      <w:bookmarkStart w:id="714" w:name="_Toc404584879"/>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58</w:t>
      </w:r>
      <w:r w:rsidRPr="003B3433">
        <w:rPr>
          <w:rFonts w:ascii="Arial" w:hAnsi="Arial" w:cs="Arial"/>
          <w:i/>
          <w:color w:val="auto"/>
          <w:sz w:val="20"/>
          <w:szCs w:val="20"/>
        </w:rPr>
        <w:fldChar w:fldCharType="end"/>
      </w:r>
      <w:r>
        <w:rPr>
          <w:rFonts w:ascii="Arial" w:hAnsi="Arial" w:cs="Arial"/>
          <w:i/>
          <w:color w:val="auto"/>
          <w:sz w:val="20"/>
          <w:szCs w:val="20"/>
        </w:rPr>
        <w:t>. Perfil</w:t>
      </w:r>
      <w:bookmarkEnd w:id="714"/>
    </w:p>
    <w:p w:rsidR="00DF5335" w:rsidRDefault="00DF5335" w:rsidP="00E56913">
      <w:pPr>
        <w:pStyle w:val="GELParrafo"/>
      </w:pPr>
    </w:p>
    <w:p w:rsidR="00DF5335" w:rsidRDefault="00DF5335" w:rsidP="00E56913">
      <w:pPr>
        <w:pStyle w:val="GELParrafo"/>
      </w:pPr>
    </w:p>
    <w:p w:rsidR="00DF5335" w:rsidRDefault="00DF5335" w:rsidP="00DF5335">
      <w:pPr>
        <w:pStyle w:val="GELParrafo"/>
        <w:numPr>
          <w:ilvl w:val="0"/>
          <w:numId w:val="23"/>
        </w:numPr>
      </w:pPr>
      <w:r>
        <w:t xml:space="preserve">Hacer clic en </w:t>
      </w:r>
      <w:r w:rsidR="00045CF3">
        <w:t>“S</w:t>
      </w:r>
      <w:r>
        <w:t>iguiente</w:t>
      </w:r>
      <w:r w:rsidR="00045CF3">
        <w:t>”.</w:t>
      </w:r>
    </w:p>
    <w:p w:rsidR="00DF5335" w:rsidRDefault="00DF5335" w:rsidP="00E56913">
      <w:pPr>
        <w:pStyle w:val="GELParrafo"/>
      </w:pPr>
    </w:p>
    <w:p w:rsidR="00DF5335" w:rsidRDefault="00DF5335" w:rsidP="006B3EA1">
      <w:pPr>
        <w:pStyle w:val="GELParrafo"/>
        <w:jc w:val="center"/>
      </w:pPr>
      <w:r>
        <w:rPr>
          <w:noProof/>
          <w:lang w:val="es-CO" w:eastAsia="es-CO"/>
        </w:rPr>
        <w:lastRenderedPageBreak/>
        <w:drawing>
          <wp:inline distT="0" distB="0" distL="0" distR="0" wp14:anchorId="4EB89968" wp14:editId="1AE21555">
            <wp:extent cx="5610225" cy="4486275"/>
            <wp:effectExtent l="19050" t="19050" r="28575" b="285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10225" cy="4486275"/>
                    </a:xfrm>
                    <a:prstGeom prst="rect">
                      <a:avLst/>
                    </a:prstGeom>
                    <a:noFill/>
                    <a:ln>
                      <a:solidFill>
                        <a:schemeClr val="tx1"/>
                      </a:solidFill>
                    </a:ln>
                  </pic:spPr>
                </pic:pic>
              </a:graphicData>
            </a:graphic>
          </wp:inline>
        </w:drawing>
      </w:r>
    </w:p>
    <w:p w:rsidR="006B3EA1" w:rsidRPr="003B3433" w:rsidRDefault="006B3EA1" w:rsidP="006B3EA1">
      <w:pPr>
        <w:pStyle w:val="Epgrafe"/>
        <w:jc w:val="center"/>
        <w:rPr>
          <w:rFonts w:ascii="Arial" w:hAnsi="Arial" w:cs="Arial"/>
          <w:i/>
          <w:sz w:val="20"/>
          <w:szCs w:val="20"/>
        </w:rPr>
      </w:pPr>
      <w:bookmarkStart w:id="715" w:name="_Toc404584880"/>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59</w:t>
      </w:r>
      <w:r w:rsidRPr="003B3433">
        <w:rPr>
          <w:rFonts w:ascii="Arial" w:hAnsi="Arial" w:cs="Arial"/>
          <w:i/>
          <w:color w:val="auto"/>
          <w:sz w:val="20"/>
          <w:szCs w:val="20"/>
        </w:rPr>
        <w:fldChar w:fldCharType="end"/>
      </w:r>
      <w:r>
        <w:rPr>
          <w:rFonts w:ascii="Arial" w:hAnsi="Arial" w:cs="Arial"/>
          <w:i/>
          <w:color w:val="auto"/>
          <w:sz w:val="20"/>
          <w:szCs w:val="20"/>
        </w:rPr>
        <w:t>. Nombre</w:t>
      </w:r>
      <w:bookmarkEnd w:id="715"/>
    </w:p>
    <w:p w:rsidR="00DF5335" w:rsidRDefault="00DF5335" w:rsidP="00E56913">
      <w:pPr>
        <w:pStyle w:val="GELParrafo"/>
      </w:pPr>
    </w:p>
    <w:p w:rsidR="00771691" w:rsidRDefault="00771691" w:rsidP="00E56913">
      <w:pPr>
        <w:pStyle w:val="GELParrafo"/>
      </w:pPr>
    </w:p>
    <w:p w:rsidR="00DF5335" w:rsidRDefault="00DF5335" w:rsidP="00DF5335">
      <w:pPr>
        <w:pStyle w:val="GELParrafo"/>
        <w:numPr>
          <w:ilvl w:val="0"/>
          <w:numId w:val="23"/>
        </w:numPr>
      </w:pPr>
      <w:r>
        <w:t>Digitar en nombre “Puerto 8080”</w:t>
      </w:r>
    </w:p>
    <w:p w:rsidR="00DF5335" w:rsidRDefault="00DF5335" w:rsidP="00DF5335">
      <w:pPr>
        <w:pStyle w:val="GELParrafo"/>
        <w:numPr>
          <w:ilvl w:val="0"/>
          <w:numId w:val="23"/>
        </w:numPr>
      </w:pPr>
      <w:r>
        <w:t xml:space="preserve">Hacer clic en </w:t>
      </w:r>
      <w:r w:rsidR="00045CF3">
        <w:t>“F</w:t>
      </w:r>
      <w:r>
        <w:t>inalizar</w:t>
      </w:r>
      <w:r w:rsidR="00045CF3">
        <w:t>”</w:t>
      </w:r>
      <w:r>
        <w:t>.</w:t>
      </w:r>
    </w:p>
    <w:p w:rsidR="00771691" w:rsidRDefault="00771691" w:rsidP="00E56913">
      <w:pPr>
        <w:pStyle w:val="GELParrafo"/>
      </w:pPr>
    </w:p>
    <w:p w:rsidR="00DD3755" w:rsidRDefault="00DD3755" w:rsidP="00DD3755">
      <w:pPr>
        <w:pStyle w:val="GELTtulo3"/>
      </w:pPr>
      <w:bookmarkStart w:id="716" w:name="_Toc404584812"/>
      <w:r>
        <w:t>INSTALACION DEL SITIO</w:t>
      </w:r>
      <w:bookmarkEnd w:id="716"/>
    </w:p>
    <w:p w:rsidR="00DD3755" w:rsidRDefault="00DD3755" w:rsidP="00DD3755">
      <w:pPr>
        <w:pStyle w:val="GELParrafo"/>
      </w:pPr>
      <w:r>
        <w:t xml:space="preserve">Copiar </w:t>
      </w:r>
      <w:r w:rsidR="00C02F53">
        <w:t xml:space="preserve">desde el CD de instalación </w:t>
      </w:r>
      <w:r>
        <w:t>el archivo “</w:t>
      </w:r>
      <w:r w:rsidR="00C02F53">
        <w:t>Fuentes\</w:t>
      </w:r>
      <w:r w:rsidR="00073698">
        <w:t>Servicios Web\</w:t>
      </w:r>
      <w:r w:rsidRPr="00DD3755">
        <w:t>elefantes-blancos-</w:t>
      </w:r>
      <w:proofErr w:type="spellStart"/>
      <w:r w:rsidRPr="00DD3755">
        <w:t>servicios</w:t>
      </w:r>
      <w:r w:rsidR="007E2091">
        <w:t>.war</w:t>
      </w:r>
      <w:proofErr w:type="spellEnd"/>
      <w:r>
        <w:t>”</w:t>
      </w:r>
      <w:r w:rsidR="00C02F53">
        <w:t xml:space="preserve"> que </w:t>
      </w:r>
      <w:r>
        <w:t xml:space="preserve"> en la carpeta del servidor “</w:t>
      </w:r>
      <w:r w:rsidRPr="00DD3755">
        <w:t>E:\</w:t>
      </w:r>
      <w:proofErr w:type="spellStart"/>
      <w:r w:rsidRPr="00DD3755">
        <w:t>Program</w:t>
      </w:r>
      <w:proofErr w:type="spellEnd"/>
      <w:r w:rsidRPr="00DD3755">
        <w:t xml:space="preserve"> Files\Apache Software </w:t>
      </w:r>
      <w:proofErr w:type="spellStart"/>
      <w:r w:rsidRPr="00DD3755">
        <w:t>Foundation</w:t>
      </w:r>
      <w:proofErr w:type="spellEnd"/>
      <w:r w:rsidRPr="00DD3755">
        <w:t>\</w:t>
      </w:r>
      <w:proofErr w:type="spellStart"/>
      <w:r w:rsidRPr="00DD3755">
        <w:t>Tomcat</w:t>
      </w:r>
      <w:proofErr w:type="spellEnd"/>
      <w:r w:rsidRPr="00DD3755">
        <w:t xml:space="preserve"> 7.0\</w:t>
      </w:r>
      <w:proofErr w:type="spellStart"/>
      <w:r w:rsidRPr="00DD3755">
        <w:t>webapps</w:t>
      </w:r>
      <w:proofErr w:type="spellEnd"/>
      <w:r>
        <w:t>”.</w:t>
      </w:r>
    </w:p>
    <w:p w:rsidR="00DD3755" w:rsidRDefault="00DD3755" w:rsidP="00E56913">
      <w:pPr>
        <w:pStyle w:val="GELParrafo"/>
      </w:pPr>
    </w:p>
    <w:p w:rsidR="00DD3755" w:rsidRDefault="00543722" w:rsidP="00543722">
      <w:pPr>
        <w:pStyle w:val="GELTtulo3"/>
      </w:pPr>
      <w:bookmarkStart w:id="717" w:name="_Toc404584813"/>
      <w:r>
        <w:t>CREACION DE CARPETA DE IMÁGENES</w:t>
      </w:r>
      <w:bookmarkEnd w:id="717"/>
    </w:p>
    <w:p w:rsidR="00543722" w:rsidRDefault="00543722" w:rsidP="00E56913">
      <w:pPr>
        <w:pStyle w:val="GELParrafo"/>
      </w:pPr>
      <w:r>
        <w:t>Crear la carpeta de imágenes en la ruta “E:\</w:t>
      </w:r>
      <w:proofErr w:type="spellStart"/>
      <w:r w:rsidRPr="00543722">
        <w:t>Repositorio</w:t>
      </w:r>
      <w:r>
        <w:t>Imagenes</w:t>
      </w:r>
      <w:proofErr w:type="spellEnd"/>
      <w:r>
        <w:t>”</w:t>
      </w:r>
    </w:p>
    <w:p w:rsidR="00B7220C" w:rsidRDefault="00B7220C" w:rsidP="00B7220C">
      <w:pPr>
        <w:pStyle w:val="GELTtulo1"/>
      </w:pPr>
      <w:bookmarkStart w:id="718" w:name="_Toc404584814"/>
      <w:r>
        <w:lastRenderedPageBreak/>
        <w:t>VERIFICAR INSTALACIÓN</w:t>
      </w:r>
      <w:bookmarkEnd w:id="718"/>
    </w:p>
    <w:p w:rsidR="00B7220C" w:rsidRPr="00B7220C" w:rsidRDefault="006D3308" w:rsidP="00B7220C">
      <w:pPr>
        <w:pStyle w:val="GELParrafo"/>
        <w:keepNext/>
        <w:framePr w:dropCap="drop" w:lines="3" w:wrap="around" w:vAnchor="text" w:hAnchor="text"/>
        <w:spacing w:before="0" w:line="827" w:lineRule="exact"/>
        <w:textAlignment w:val="baseline"/>
        <w:rPr>
          <w:rFonts w:cs="Arial"/>
          <w:position w:val="-11"/>
          <w:sz w:val="104"/>
        </w:rPr>
      </w:pPr>
      <w:r>
        <w:rPr>
          <w:rFonts w:cs="Arial"/>
          <w:position w:val="-11"/>
          <w:sz w:val="104"/>
        </w:rPr>
        <w:t>P</w:t>
      </w:r>
    </w:p>
    <w:p w:rsidR="006D3308" w:rsidRDefault="006D3308" w:rsidP="006D3308">
      <w:pPr>
        <w:pStyle w:val="GELParrafo"/>
      </w:pPr>
      <w:r>
        <w:t>a</w:t>
      </w:r>
      <w:r w:rsidRPr="00B15E67">
        <w:t>ra verificar la instalación realice los siguientes pasos.</w:t>
      </w:r>
    </w:p>
    <w:p w:rsidR="00B7220C" w:rsidRDefault="00B7220C" w:rsidP="00B7220C">
      <w:pPr>
        <w:pStyle w:val="GELParrafo"/>
        <w:rPr>
          <w:color w:val="548DD4" w:themeColor="text2" w:themeTint="99"/>
        </w:rPr>
      </w:pPr>
      <w:r w:rsidRPr="00B7220C">
        <w:rPr>
          <w:color w:val="548DD4" w:themeColor="text2" w:themeTint="99"/>
        </w:rPr>
        <w:t>.</w:t>
      </w:r>
    </w:p>
    <w:p w:rsidR="006D3308" w:rsidRDefault="006D3308" w:rsidP="00B7220C">
      <w:pPr>
        <w:pStyle w:val="GELParrafo"/>
        <w:rPr>
          <w:color w:val="548DD4" w:themeColor="text2" w:themeTint="99"/>
        </w:rPr>
      </w:pPr>
    </w:p>
    <w:p w:rsidR="006D3308" w:rsidRPr="00FB0163" w:rsidRDefault="00FB0163" w:rsidP="00FB0163">
      <w:pPr>
        <w:pStyle w:val="GELTtulo2"/>
      </w:pPr>
      <w:bookmarkStart w:id="719" w:name="_Toc404584815"/>
      <w:r w:rsidRPr="00FB0163">
        <w:t>VERIFICACION DE ELEFANTES BLANCOS WEB</w:t>
      </w:r>
      <w:bookmarkEnd w:id="719"/>
    </w:p>
    <w:p w:rsidR="00FB0163" w:rsidRPr="00B61FC3" w:rsidRDefault="003E3F7F" w:rsidP="00FB0163">
      <w:pPr>
        <w:pStyle w:val="GELParrafo"/>
        <w:rPr>
          <w:b/>
          <w:caps/>
        </w:rPr>
      </w:pPr>
      <w:r>
        <w:t>P</w:t>
      </w:r>
      <w:r w:rsidRPr="003E3F7F">
        <w:t>ara el sitio</w:t>
      </w:r>
      <w:r w:rsidRPr="00FB0163">
        <w:t xml:space="preserve"> </w:t>
      </w:r>
      <w:r w:rsidR="00FB0163" w:rsidRPr="00FB0163">
        <w:t>de elefantes blancos web</w:t>
      </w:r>
      <w:r w:rsidR="00FB0163">
        <w:rPr>
          <w:b/>
          <w:caps/>
        </w:rPr>
        <w:t>,</w:t>
      </w:r>
      <w:r w:rsidR="00FB0163" w:rsidRPr="002A0B77">
        <w:t xml:space="preserve"> </w:t>
      </w:r>
      <w:r w:rsidR="00695551" w:rsidRPr="002A0B77">
        <w:t>i</w:t>
      </w:r>
      <w:r w:rsidR="00FB0163" w:rsidRPr="00FB0163">
        <w:t>ngrese al sitio de elefantes blancos web</w:t>
      </w:r>
      <w:r w:rsidR="00FB0163">
        <w:rPr>
          <w:b/>
          <w:caps/>
        </w:rPr>
        <w:t xml:space="preserve"> </w:t>
      </w:r>
      <w:del w:id="720" w:author="Interventoria" w:date="2014-11-24T08:50:00Z">
        <w:r w:rsidR="00FB0163" w:rsidDel="00A57CD3">
          <w:rPr>
            <w:b/>
            <w:caps/>
          </w:rPr>
          <w:delText xml:space="preserve">por </w:delText>
        </w:r>
      </w:del>
      <w:ins w:id="721" w:author="Interventoria" w:date="2014-11-24T08:50:00Z">
        <w:r w:rsidR="00A57CD3">
          <w:rPr>
            <w:b/>
            <w:caps/>
          </w:rPr>
          <w:t xml:space="preserve">MEDIANTE </w:t>
        </w:r>
      </w:ins>
      <w:r w:rsidR="00FB0163">
        <w:rPr>
          <w:b/>
          <w:caps/>
        </w:rPr>
        <w:t>un explorador web</w:t>
      </w:r>
      <w:r w:rsidR="00FB0163" w:rsidRPr="00FB0163">
        <w:t xml:space="preserve"> con la siguiente </w:t>
      </w:r>
      <w:r>
        <w:t>URL</w:t>
      </w:r>
      <w:r w:rsidRPr="00FB0163">
        <w:t xml:space="preserve"> </w:t>
      </w:r>
      <w:r>
        <w:rPr>
          <w:b/>
          <w:caps/>
        </w:rPr>
        <w:t xml:space="preserve"> </w:t>
      </w:r>
      <w:r w:rsidR="00AF74D2" w:rsidRPr="002A0B77">
        <w:rPr>
          <w:rStyle w:val="Hipervnculo"/>
          <w:sz w:val="22"/>
        </w:rPr>
        <w:fldChar w:fldCharType="begin"/>
      </w:r>
      <w:r w:rsidR="00AF74D2" w:rsidRPr="002A0B77">
        <w:rPr>
          <w:rStyle w:val="Hipervnculo"/>
          <w:sz w:val="22"/>
        </w:rPr>
        <w:instrText xml:space="preserve"> HYPERLINK </w:instrText>
      </w:r>
      <w:r w:rsidR="00AF74D2" w:rsidRPr="002A0B77">
        <w:rPr>
          <w:rStyle w:val="Hipervnculo"/>
          <w:sz w:val="22"/>
        </w:rPr>
        <w:fldChar w:fldCharType="separate"/>
      </w:r>
      <w:ins w:id="722" w:author="Carolina Fajardo" w:date="2014-11-24T09:30:00Z">
        <w:r w:rsidR="002A0B77">
          <w:rPr>
            <w:rStyle w:val="Hipervnculo"/>
            <w:b/>
            <w:bCs/>
            <w:sz w:val="22"/>
          </w:rPr>
          <w:t>¡Error! Referencia de hipervínculo no válida.</w:t>
        </w:r>
      </w:ins>
      <w:del w:id="723" w:author="Carolina Fajardo" w:date="2014-11-24T09:30:00Z">
        <w:r w:rsidR="00695551" w:rsidRPr="00242F4D" w:rsidDel="002A0B77">
          <w:rPr>
            <w:rStyle w:val="Hipervnculo"/>
            <w:sz w:val="22"/>
          </w:rPr>
          <w:delText>http://&lt;</w:delText>
        </w:r>
        <w:r w:rsidR="00695551" w:rsidRPr="0020734F" w:rsidDel="002A0B77">
          <w:rPr>
            <w:rStyle w:val="Hipervnculo"/>
            <w:sz w:val="22"/>
          </w:rPr>
          <w:delText>IP</w:delText>
        </w:r>
      </w:del>
      <w:r w:rsidR="00AF74D2">
        <w:rPr>
          <w:rStyle w:val="Hipervnculo"/>
          <w:sz w:val="22"/>
        </w:rPr>
        <w:fldChar w:fldCharType="end"/>
      </w:r>
      <w:r w:rsidR="00FB0163" w:rsidRPr="002A0B77">
        <w:rPr>
          <w:rStyle w:val="Hipervnculo"/>
          <w:sz w:val="22"/>
        </w:rPr>
        <w:t xml:space="preserve"> </w:t>
      </w:r>
      <w:proofErr w:type="gramStart"/>
      <w:r w:rsidR="00FB0163" w:rsidRPr="002A0B77">
        <w:rPr>
          <w:rStyle w:val="Hipervnculo"/>
          <w:sz w:val="22"/>
        </w:rPr>
        <w:t>servidor</w:t>
      </w:r>
      <w:proofErr w:type="gramEnd"/>
      <w:r w:rsidR="00FB0163" w:rsidRPr="002A0B77">
        <w:rPr>
          <w:rStyle w:val="Hipervnculo"/>
          <w:sz w:val="22"/>
        </w:rPr>
        <w:t>&gt;</w:t>
      </w:r>
    </w:p>
    <w:p w:rsidR="004F4C2B" w:rsidRPr="00FB0163" w:rsidRDefault="004F4C2B" w:rsidP="004F4C2B">
      <w:pPr>
        <w:pStyle w:val="GELParrafo"/>
        <w:jc w:val="center"/>
        <w:rPr>
          <w:ins w:id="724" w:author="Carolina Fajardo" w:date="2014-11-20T10:34:00Z"/>
          <w:b/>
        </w:rPr>
      </w:pPr>
      <w:ins w:id="725" w:author="Carolina Fajardo" w:date="2014-11-20T10:34:00Z">
        <w:r>
          <w:rPr>
            <w:noProof/>
            <w:lang w:val="es-CO" w:eastAsia="es-CO"/>
          </w:rPr>
          <w:drawing>
            <wp:inline distT="0" distB="0" distL="0" distR="0" wp14:anchorId="4E51FB23" wp14:editId="3EBC023A">
              <wp:extent cx="5612130" cy="3159760"/>
              <wp:effectExtent l="0" t="0" r="7620" b="254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612130" cy="3159760"/>
                      </a:xfrm>
                      <a:prstGeom prst="rect">
                        <a:avLst/>
                      </a:prstGeom>
                    </pic:spPr>
                  </pic:pic>
                </a:graphicData>
              </a:graphic>
            </wp:inline>
          </w:drawing>
        </w:r>
      </w:ins>
    </w:p>
    <w:p w:rsidR="00FB0163" w:rsidRPr="00FB0163" w:rsidRDefault="00FB0163" w:rsidP="00B7220C">
      <w:pPr>
        <w:pStyle w:val="GELParrafo"/>
      </w:pPr>
    </w:p>
    <w:p w:rsidR="00FB0163" w:rsidRDefault="00FB0163" w:rsidP="00FB0163">
      <w:pPr>
        <w:pStyle w:val="GELTtulo2"/>
      </w:pPr>
      <w:bookmarkStart w:id="726" w:name="_Toc404584816"/>
      <w:r w:rsidRPr="00FB0163">
        <w:t>VERIFICACION DE LOS SERVICIO WEB</w:t>
      </w:r>
      <w:bookmarkEnd w:id="726"/>
    </w:p>
    <w:p w:rsidR="00FB0163" w:rsidRDefault="00FB0163" w:rsidP="00FB0163">
      <w:pPr>
        <w:pStyle w:val="GELTtulo3"/>
      </w:pPr>
      <w:bookmarkStart w:id="727" w:name="_Toc404584817"/>
      <w:r>
        <w:lastRenderedPageBreak/>
        <w:t>VERIFICACION DEL APACHE TOMCAT</w:t>
      </w:r>
      <w:bookmarkEnd w:id="727"/>
    </w:p>
    <w:p w:rsidR="00FB0163" w:rsidRDefault="00FB0163" w:rsidP="00FB0163">
      <w:pPr>
        <w:pStyle w:val="GELParrafo"/>
      </w:pPr>
      <w:r>
        <w:t xml:space="preserve">Digitar la </w:t>
      </w:r>
      <w:r w:rsidR="003E3F7F">
        <w:t>URL</w:t>
      </w:r>
      <w:r w:rsidR="003E3F7F" w:rsidRPr="00FB0163">
        <w:t xml:space="preserve"> </w:t>
      </w:r>
      <w:r w:rsidR="003E3F7F">
        <w:t xml:space="preserve"> </w:t>
      </w:r>
      <w:r w:rsidR="00AF74D2" w:rsidRPr="002A0B77">
        <w:rPr>
          <w:rStyle w:val="Hipervnculo"/>
          <w:sz w:val="22"/>
        </w:rPr>
        <w:fldChar w:fldCharType="begin"/>
      </w:r>
      <w:r w:rsidR="00AF74D2" w:rsidRPr="002A0B77">
        <w:rPr>
          <w:rStyle w:val="Hipervnculo"/>
          <w:sz w:val="22"/>
        </w:rPr>
        <w:instrText xml:space="preserve"> HYPERLINK </w:instrText>
      </w:r>
      <w:r w:rsidR="00AF74D2" w:rsidRPr="002A0B77">
        <w:rPr>
          <w:rStyle w:val="Hipervnculo"/>
          <w:sz w:val="22"/>
        </w:rPr>
        <w:fldChar w:fldCharType="separate"/>
      </w:r>
      <w:ins w:id="728" w:author="Carolina Fajardo" w:date="2014-11-24T09:30:00Z">
        <w:r w:rsidR="002A0B77">
          <w:rPr>
            <w:rStyle w:val="Hipervnculo"/>
            <w:b/>
            <w:bCs/>
            <w:sz w:val="22"/>
          </w:rPr>
          <w:t>¡Error! Referencia de hipervínculo no válida.</w:t>
        </w:r>
      </w:ins>
      <w:del w:id="729" w:author="Carolina Fajardo" w:date="2014-11-24T09:30:00Z">
        <w:r w:rsidR="00695551" w:rsidRPr="00242F4D" w:rsidDel="002A0B77">
          <w:rPr>
            <w:rStyle w:val="Hipervnculo"/>
            <w:sz w:val="22"/>
          </w:rPr>
          <w:delText>http://&lt;</w:delText>
        </w:r>
        <w:r w:rsidR="00695551" w:rsidRPr="0020734F" w:rsidDel="002A0B77">
          <w:rPr>
            <w:rStyle w:val="Hipervnculo"/>
            <w:sz w:val="22"/>
          </w:rPr>
          <w:delText>IP</w:delText>
        </w:r>
      </w:del>
      <w:r w:rsidR="00AF74D2">
        <w:rPr>
          <w:rStyle w:val="Hipervnculo"/>
          <w:sz w:val="22"/>
        </w:rPr>
        <w:fldChar w:fldCharType="end"/>
      </w:r>
      <w:r w:rsidRPr="002A0B77">
        <w:rPr>
          <w:rStyle w:val="Hipervnculo"/>
          <w:sz w:val="22"/>
        </w:rPr>
        <w:t xml:space="preserve"> </w:t>
      </w:r>
      <w:proofErr w:type="gramStart"/>
      <w:r w:rsidRPr="002A0B77">
        <w:rPr>
          <w:rStyle w:val="Hipervnculo"/>
          <w:sz w:val="22"/>
        </w:rPr>
        <w:t>servidor</w:t>
      </w:r>
      <w:proofErr w:type="gramEnd"/>
      <w:r w:rsidRPr="002A0B77">
        <w:rPr>
          <w:rStyle w:val="Hipervnculo"/>
          <w:sz w:val="22"/>
        </w:rPr>
        <w:t>&gt;:8080</w:t>
      </w:r>
      <w:r>
        <w:t xml:space="preserve"> en un explorador de </w:t>
      </w:r>
      <w:r w:rsidR="003E3F7F">
        <w:t>I</w:t>
      </w:r>
      <w:r>
        <w:t>nternet</w:t>
      </w:r>
      <w:r w:rsidR="003D08B6">
        <w:t>.</w:t>
      </w:r>
    </w:p>
    <w:p w:rsidR="003D08B6" w:rsidRDefault="003D08B6" w:rsidP="00FB0163">
      <w:pPr>
        <w:pStyle w:val="GELParrafo"/>
      </w:pPr>
    </w:p>
    <w:p w:rsidR="003D08B6" w:rsidRDefault="003D08B6" w:rsidP="006B3EA1">
      <w:pPr>
        <w:pStyle w:val="GELParrafo"/>
        <w:jc w:val="center"/>
      </w:pPr>
      <w:r>
        <w:rPr>
          <w:noProof/>
          <w:lang w:val="es-CO" w:eastAsia="es-CO"/>
        </w:rPr>
        <w:drawing>
          <wp:inline distT="0" distB="0" distL="0" distR="0" wp14:anchorId="13085DC2" wp14:editId="430191BA">
            <wp:extent cx="5610225" cy="2219325"/>
            <wp:effectExtent l="19050" t="19050" r="28575" b="2857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10225" cy="2219325"/>
                    </a:xfrm>
                    <a:prstGeom prst="rect">
                      <a:avLst/>
                    </a:prstGeom>
                    <a:noFill/>
                    <a:ln>
                      <a:solidFill>
                        <a:schemeClr val="tx1"/>
                      </a:solidFill>
                    </a:ln>
                  </pic:spPr>
                </pic:pic>
              </a:graphicData>
            </a:graphic>
          </wp:inline>
        </w:drawing>
      </w:r>
    </w:p>
    <w:p w:rsidR="006B3EA1" w:rsidRPr="003B3433" w:rsidRDefault="006B3EA1" w:rsidP="006B3EA1">
      <w:pPr>
        <w:pStyle w:val="Epgrafe"/>
        <w:jc w:val="center"/>
        <w:rPr>
          <w:rFonts w:ascii="Arial" w:hAnsi="Arial" w:cs="Arial"/>
          <w:i/>
          <w:sz w:val="20"/>
          <w:szCs w:val="20"/>
        </w:rPr>
      </w:pPr>
      <w:bookmarkStart w:id="730" w:name="_Toc404584881"/>
      <w:commentRangeStart w:id="731"/>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sidR="002A0B77">
        <w:rPr>
          <w:rFonts w:ascii="Arial" w:hAnsi="Arial" w:cs="Arial"/>
          <w:i/>
          <w:noProof/>
          <w:color w:val="auto"/>
          <w:sz w:val="20"/>
          <w:szCs w:val="20"/>
        </w:rPr>
        <w:t>60</w:t>
      </w:r>
      <w:r w:rsidRPr="003B3433">
        <w:rPr>
          <w:rFonts w:ascii="Arial" w:hAnsi="Arial" w:cs="Arial"/>
          <w:i/>
          <w:color w:val="auto"/>
          <w:sz w:val="20"/>
          <w:szCs w:val="20"/>
        </w:rPr>
        <w:fldChar w:fldCharType="end"/>
      </w:r>
      <w:r>
        <w:rPr>
          <w:rFonts w:ascii="Arial" w:hAnsi="Arial" w:cs="Arial"/>
          <w:i/>
          <w:color w:val="auto"/>
          <w:sz w:val="20"/>
          <w:szCs w:val="20"/>
        </w:rPr>
        <w:t xml:space="preserve">. Verificación Apache </w:t>
      </w:r>
      <w:proofErr w:type="spellStart"/>
      <w:r>
        <w:rPr>
          <w:rFonts w:ascii="Arial" w:hAnsi="Arial" w:cs="Arial"/>
          <w:i/>
          <w:color w:val="auto"/>
          <w:sz w:val="20"/>
          <w:szCs w:val="20"/>
        </w:rPr>
        <w:t>Tomcat</w:t>
      </w:r>
      <w:commentRangeEnd w:id="731"/>
      <w:proofErr w:type="spellEnd"/>
      <w:r w:rsidR="003F5F84">
        <w:rPr>
          <w:rStyle w:val="Refdecomentario"/>
          <w:b w:val="0"/>
          <w:bCs w:val="0"/>
          <w:color w:val="auto"/>
        </w:rPr>
        <w:commentReference w:id="731"/>
      </w:r>
      <w:bookmarkEnd w:id="730"/>
    </w:p>
    <w:p w:rsidR="003D08B6" w:rsidRDefault="003D08B6" w:rsidP="00FB0163">
      <w:pPr>
        <w:pStyle w:val="GELParrafo"/>
      </w:pPr>
    </w:p>
    <w:p w:rsidR="003D08B6" w:rsidRDefault="003D08B6" w:rsidP="00FB0163">
      <w:pPr>
        <w:pStyle w:val="GELParrafo"/>
      </w:pPr>
    </w:p>
    <w:p w:rsidR="003D08B6" w:rsidRDefault="00DD3755" w:rsidP="007E2091">
      <w:pPr>
        <w:pStyle w:val="GELTtulo3"/>
      </w:pPr>
      <w:bookmarkStart w:id="732" w:name="_Toc404584818"/>
      <w:r>
        <w:t>VERIFICACION DEL SITIO DE LOS SERVICIOS</w:t>
      </w:r>
      <w:bookmarkEnd w:id="732"/>
    </w:p>
    <w:p w:rsidR="003D08B6" w:rsidRDefault="003D08B6" w:rsidP="00FB0163">
      <w:pPr>
        <w:pStyle w:val="GELParrafo"/>
      </w:pPr>
    </w:p>
    <w:p w:rsidR="007E2091" w:rsidRDefault="007E2091" w:rsidP="007E2091">
      <w:pPr>
        <w:pStyle w:val="GELParrafo"/>
        <w:rPr>
          <w:ins w:id="733" w:author="Carolina Fajardo" w:date="2014-11-20T10:34:00Z"/>
        </w:rPr>
      </w:pPr>
      <w:r>
        <w:t xml:space="preserve">Digitar la </w:t>
      </w:r>
      <w:r w:rsidR="003E3F7F">
        <w:t>URL</w:t>
      </w:r>
      <w:r w:rsidR="003E3F7F" w:rsidRPr="00FB0163">
        <w:t xml:space="preserve"> </w:t>
      </w:r>
      <w:r w:rsidR="003E3F7F">
        <w:t xml:space="preserve"> </w:t>
      </w:r>
      <w:r>
        <w:t>“</w:t>
      </w:r>
      <w:r w:rsidR="00AF74D2" w:rsidRPr="002A0B77">
        <w:rPr>
          <w:rStyle w:val="Hipervnculo"/>
          <w:sz w:val="22"/>
        </w:rPr>
        <w:fldChar w:fldCharType="begin"/>
      </w:r>
      <w:r w:rsidR="00AF74D2" w:rsidRPr="002A0B77">
        <w:rPr>
          <w:rStyle w:val="Hipervnculo"/>
          <w:sz w:val="22"/>
        </w:rPr>
        <w:instrText xml:space="preserve"> HYPERLINK </w:instrText>
      </w:r>
      <w:r w:rsidR="00AF74D2" w:rsidRPr="002A0B77">
        <w:rPr>
          <w:rStyle w:val="Hipervnculo"/>
          <w:sz w:val="22"/>
        </w:rPr>
        <w:fldChar w:fldCharType="separate"/>
      </w:r>
      <w:ins w:id="734" w:author="Carolina Fajardo" w:date="2014-11-24T09:30:00Z">
        <w:r w:rsidR="002A0B77">
          <w:rPr>
            <w:rStyle w:val="Hipervnculo"/>
            <w:b/>
            <w:bCs/>
            <w:sz w:val="22"/>
          </w:rPr>
          <w:t>¡Error! Referencia de hipervínculo no válida.</w:t>
        </w:r>
      </w:ins>
      <w:del w:id="735" w:author="Carolina Fajardo" w:date="2014-11-24T09:30:00Z">
        <w:r w:rsidR="00695551" w:rsidRPr="00242F4D" w:rsidDel="002A0B77">
          <w:rPr>
            <w:rStyle w:val="Hipervnculo"/>
            <w:sz w:val="22"/>
          </w:rPr>
          <w:delText>http://&lt;</w:delText>
        </w:r>
        <w:r w:rsidR="00695551" w:rsidRPr="0020734F" w:rsidDel="002A0B77">
          <w:rPr>
            <w:rStyle w:val="Hipervnculo"/>
            <w:sz w:val="22"/>
          </w:rPr>
          <w:delText>IP</w:delText>
        </w:r>
      </w:del>
      <w:r w:rsidR="00AF74D2">
        <w:rPr>
          <w:rStyle w:val="Hipervnculo"/>
          <w:sz w:val="22"/>
        </w:rPr>
        <w:fldChar w:fldCharType="end"/>
      </w:r>
      <w:r w:rsidRPr="002A0B77">
        <w:rPr>
          <w:rStyle w:val="Hipervnculo"/>
          <w:sz w:val="22"/>
        </w:rPr>
        <w:t xml:space="preserve"> </w:t>
      </w:r>
      <w:proofErr w:type="gramStart"/>
      <w:r w:rsidRPr="002A0B77">
        <w:rPr>
          <w:rStyle w:val="Hipervnculo"/>
          <w:sz w:val="22"/>
        </w:rPr>
        <w:t>servidor</w:t>
      </w:r>
      <w:proofErr w:type="gramEnd"/>
      <w:r w:rsidRPr="002A0B77">
        <w:rPr>
          <w:rStyle w:val="Hipervnculo"/>
          <w:sz w:val="22"/>
        </w:rPr>
        <w:t>&gt;:8080/elefantes-blancos-servicios</w:t>
      </w:r>
      <w:r>
        <w:t xml:space="preserve">” en un explorador de </w:t>
      </w:r>
      <w:r w:rsidR="003E3F7F">
        <w:t>I</w:t>
      </w:r>
      <w:r>
        <w:t>nternet.</w:t>
      </w:r>
    </w:p>
    <w:p w:rsidR="0045273C" w:rsidRDefault="0045273C" w:rsidP="007E2091">
      <w:pPr>
        <w:pStyle w:val="GELParrafo"/>
        <w:rPr>
          <w:ins w:id="736" w:author="Carolina Fajardo" w:date="2014-11-20T10:34:00Z"/>
        </w:rPr>
      </w:pPr>
      <w:ins w:id="737" w:author="Carolina Fajardo" w:date="2014-11-20T10:34:00Z">
        <w:r>
          <w:t xml:space="preserve">El sistema pedirá las credenciales de los servicios (las configuradas en el archivo tomcat-users.xml del </w:t>
        </w:r>
        <w:proofErr w:type="spellStart"/>
        <w:r>
          <w:t>Tomcat</w:t>
        </w:r>
        <w:proofErr w:type="spellEnd"/>
        <w:r>
          <w:t>)</w:t>
        </w:r>
      </w:ins>
    </w:p>
    <w:p w:rsidR="0045273C" w:rsidRDefault="0045273C" w:rsidP="0045273C">
      <w:pPr>
        <w:pStyle w:val="GELParrafo"/>
        <w:jc w:val="center"/>
        <w:rPr>
          <w:ins w:id="738" w:author="Carolina Fajardo" w:date="2014-11-24T09:30:00Z"/>
        </w:rPr>
      </w:pPr>
      <w:commentRangeStart w:id="739"/>
      <w:ins w:id="740" w:author="Carolina Fajardo" w:date="2014-11-20T10:34:00Z">
        <w:r>
          <w:rPr>
            <w:noProof/>
            <w:lang w:val="es-CO" w:eastAsia="es-CO"/>
          </w:rPr>
          <w:lastRenderedPageBreak/>
          <w:drawing>
            <wp:inline distT="0" distB="0" distL="0" distR="0" wp14:anchorId="6B476D61" wp14:editId="2E3C07B1">
              <wp:extent cx="5612130" cy="3159760"/>
              <wp:effectExtent l="0" t="0" r="7620" b="254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612130" cy="3159760"/>
                      </a:xfrm>
                      <a:prstGeom prst="rect">
                        <a:avLst/>
                      </a:prstGeom>
                    </pic:spPr>
                  </pic:pic>
                </a:graphicData>
              </a:graphic>
            </wp:inline>
          </w:drawing>
        </w:r>
      </w:ins>
      <w:commentRangeEnd w:id="739"/>
      <w:r w:rsidR="00A57CD3">
        <w:rPr>
          <w:rStyle w:val="Refdecomentario"/>
          <w:rFonts w:asciiTheme="minorHAnsi" w:hAnsiTheme="minorHAnsi"/>
        </w:rPr>
        <w:commentReference w:id="739"/>
      </w:r>
    </w:p>
    <w:p w:rsidR="002A0B77" w:rsidRPr="003B3433" w:rsidRDefault="002A0B77" w:rsidP="002A0B77">
      <w:pPr>
        <w:pStyle w:val="Epgrafe"/>
        <w:jc w:val="center"/>
        <w:rPr>
          <w:ins w:id="741" w:author="Carolina Fajardo" w:date="2014-11-24T09:30:00Z"/>
          <w:rFonts w:ascii="Arial" w:hAnsi="Arial" w:cs="Arial"/>
          <w:i/>
          <w:sz w:val="20"/>
          <w:szCs w:val="20"/>
        </w:rPr>
      </w:pPr>
      <w:bookmarkStart w:id="742" w:name="_Toc404584882"/>
      <w:ins w:id="743" w:author="Carolina Fajardo" w:date="2014-11-24T09:30:00Z">
        <w:r w:rsidRPr="003B3433">
          <w:rPr>
            <w:rFonts w:ascii="Arial" w:hAnsi="Arial" w:cs="Arial"/>
            <w:i/>
            <w:color w:val="auto"/>
            <w:sz w:val="20"/>
            <w:szCs w:val="20"/>
          </w:rPr>
          <w:t xml:space="preserve">Figura </w:t>
        </w:r>
        <w:r w:rsidRPr="003B3433">
          <w:rPr>
            <w:rFonts w:ascii="Arial" w:hAnsi="Arial" w:cs="Arial"/>
            <w:i/>
            <w:color w:val="auto"/>
            <w:sz w:val="20"/>
            <w:szCs w:val="20"/>
          </w:rPr>
          <w:fldChar w:fldCharType="begin"/>
        </w:r>
        <w:r w:rsidRPr="003B3433">
          <w:rPr>
            <w:rFonts w:ascii="Arial" w:hAnsi="Arial" w:cs="Arial"/>
            <w:i/>
            <w:color w:val="auto"/>
            <w:sz w:val="20"/>
            <w:szCs w:val="20"/>
          </w:rPr>
          <w:instrText xml:space="preserve"> SEQ Figura \* ARABIC </w:instrText>
        </w:r>
        <w:r w:rsidRPr="003B3433">
          <w:rPr>
            <w:rFonts w:ascii="Arial" w:hAnsi="Arial" w:cs="Arial"/>
            <w:i/>
            <w:color w:val="auto"/>
            <w:sz w:val="20"/>
            <w:szCs w:val="20"/>
          </w:rPr>
          <w:fldChar w:fldCharType="separate"/>
        </w:r>
        <w:r>
          <w:rPr>
            <w:rFonts w:ascii="Arial" w:hAnsi="Arial" w:cs="Arial"/>
            <w:i/>
            <w:noProof/>
            <w:color w:val="auto"/>
            <w:sz w:val="20"/>
            <w:szCs w:val="20"/>
          </w:rPr>
          <w:t>61</w:t>
        </w:r>
        <w:r w:rsidRPr="003B3433">
          <w:rPr>
            <w:rFonts w:ascii="Arial" w:hAnsi="Arial" w:cs="Arial"/>
            <w:i/>
            <w:color w:val="auto"/>
            <w:sz w:val="20"/>
            <w:szCs w:val="20"/>
          </w:rPr>
          <w:fldChar w:fldCharType="end"/>
        </w:r>
        <w:r>
          <w:rPr>
            <w:rFonts w:ascii="Arial" w:hAnsi="Arial" w:cs="Arial"/>
            <w:i/>
            <w:color w:val="auto"/>
            <w:sz w:val="20"/>
            <w:szCs w:val="20"/>
          </w:rPr>
          <w:t xml:space="preserve">. </w:t>
        </w:r>
        <w:r>
          <w:rPr>
            <w:rFonts w:ascii="Arial" w:hAnsi="Arial" w:cs="Arial"/>
            <w:i/>
            <w:color w:val="auto"/>
            <w:sz w:val="20"/>
            <w:szCs w:val="20"/>
          </w:rPr>
          <w:t>Credenciales de los servicios</w:t>
        </w:r>
        <w:bookmarkEnd w:id="742"/>
      </w:ins>
    </w:p>
    <w:p w:rsidR="002A0B77" w:rsidRDefault="002A0B77" w:rsidP="0045273C">
      <w:pPr>
        <w:pStyle w:val="GELParrafo"/>
        <w:jc w:val="center"/>
        <w:rPr>
          <w:ins w:id="744" w:author="Carolina Fajardo" w:date="2014-11-20T10:34:00Z"/>
        </w:rPr>
      </w:pPr>
    </w:p>
    <w:p w:rsidR="0045273C" w:rsidRDefault="0045273C" w:rsidP="0045273C">
      <w:pPr>
        <w:pStyle w:val="GELParrafo"/>
        <w:rPr>
          <w:ins w:id="745" w:author="Carolina Fajardo" w:date="2014-11-20T10:34:00Z"/>
        </w:rPr>
      </w:pPr>
    </w:p>
    <w:p w:rsidR="0045273C" w:rsidRDefault="0045273C" w:rsidP="007E2091">
      <w:pPr>
        <w:pStyle w:val="GELParrafo"/>
      </w:pPr>
    </w:p>
    <w:p w:rsidR="007E2091" w:rsidRDefault="007E2091" w:rsidP="007E2091">
      <w:pPr>
        <w:pStyle w:val="GELParrafo"/>
      </w:pPr>
    </w:p>
    <w:p w:rsidR="007E2091" w:rsidRDefault="007E2091" w:rsidP="007E2091">
      <w:pPr>
        <w:pStyle w:val="GELParrafo"/>
      </w:pPr>
    </w:p>
    <w:p w:rsidR="003D08B6" w:rsidRDefault="003D08B6" w:rsidP="00FB0163">
      <w:pPr>
        <w:pStyle w:val="GELParrafo"/>
      </w:pPr>
    </w:p>
    <w:p w:rsidR="003D08B6" w:rsidRDefault="003D08B6" w:rsidP="00FB0163">
      <w:pPr>
        <w:pStyle w:val="GELParrafo"/>
      </w:pPr>
    </w:p>
    <w:p w:rsidR="003D08B6" w:rsidRDefault="003D08B6" w:rsidP="00FB0163">
      <w:pPr>
        <w:pStyle w:val="GELParrafo"/>
      </w:pPr>
    </w:p>
    <w:p w:rsidR="003D08B6" w:rsidRDefault="003D08B6" w:rsidP="00FB0163">
      <w:pPr>
        <w:pStyle w:val="GELParrafo"/>
      </w:pPr>
    </w:p>
    <w:p w:rsidR="003D08B6" w:rsidRDefault="003D08B6" w:rsidP="00FB0163">
      <w:pPr>
        <w:pStyle w:val="GELParrafo"/>
      </w:pPr>
    </w:p>
    <w:p w:rsidR="003D08B6" w:rsidRDefault="003D08B6" w:rsidP="00FB0163">
      <w:pPr>
        <w:pStyle w:val="GELParrafo"/>
      </w:pPr>
    </w:p>
    <w:p w:rsidR="003D08B6" w:rsidRDefault="003D08B6" w:rsidP="00FB0163">
      <w:pPr>
        <w:pStyle w:val="GELParrafo"/>
      </w:pPr>
    </w:p>
    <w:p w:rsidR="009F747A" w:rsidRDefault="009F747A" w:rsidP="008721F9">
      <w:pPr>
        <w:pStyle w:val="GELTtulo1"/>
      </w:pPr>
      <w:bookmarkStart w:id="746" w:name="_Toc404584819"/>
      <w:r>
        <w:lastRenderedPageBreak/>
        <w:t>PROBLEMAS FRECUENTES</w:t>
      </w:r>
      <w:bookmarkEnd w:id="746"/>
    </w:p>
    <w:p w:rsidR="009F747A" w:rsidRPr="00F80435" w:rsidRDefault="009F747A" w:rsidP="009F747A">
      <w:pPr>
        <w:pStyle w:val="GELParrafo"/>
        <w:keepNext/>
        <w:framePr w:dropCap="drop" w:lines="3" w:wrap="around" w:vAnchor="text" w:hAnchor="text"/>
        <w:spacing w:before="0" w:line="827" w:lineRule="exact"/>
        <w:textAlignment w:val="baseline"/>
        <w:rPr>
          <w:rFonts w:cs="Arial"/>
          <w:position w:val="-10"/>
          <w:sz w:val="100"/>
        </w:rPr>
      </w:pPr>
      <w:r w:rsidRPr="00F80435">
        <w:rPr>
          <w:rFonts w:cs="Arial"/>
          <w:position w:val="-10"/>
          <w:sz w:val="100"/>
        </w:rPr>
        <w:t>S</w:t>
      </w:r>
    </w:p>
    <w:p w:rsidR="00F80435" w:rsidRPr="00F80435" w:rsidRDefault="009F747A" w:rsidP="009F747A">
      <w:pPr>
        <w:pStyle w:val="GELParrafo"/>
      </w:pPr>
      <w:r w:rsidRPr="00F80435">
        <w:t>e indican los problemas que se presentan comúnmente en la instalación y cómo estos se pueden superar.</w:t>
      </w:r>
    </w:p>
    <w:p w:rsidR="00F80435" w:rsidRPr="00F80435" w:rsidRDefault="00F80435" w:rsidP="009F747A">
      <w:pPr>
        <w:pStyle w:val="GELParrafo"/>
      </w:pPr>
    </w:p>
    <w:p w:rsidR="00F80435" w:rsidRDefault="00F80435" w:rsidP="00F80435">
      <w:pPr>
        <w:pStyle w:val="GELParrafo"/>
        <w:numPr>
          <w:ilvl w:val="0"/>
          <w:numId w:val="27"/>
        </w:numPr>
      </w:pPr>
      <w:r w:rsidRPr="00F80435">
        <w:t>No se cumple con los prerrequisitos de instalación, se generan</w:t>
      </w:r>
      <w:r w:rsidR="003E3F7F">
        <w:t xml:space="preserve"> </w:t>
      </w:r>
      <w:r w:rsidRPr="00F80435">
        <w:t>impedimentos para instalar la aplicación:</w:t>
      </w:r>
    </w:p>
    <w:p w:rsidR="00F80435" w:rsidRDefault="00F80435" w:rsidP="00F80435">
      <w:pPr>
        <w:pStyle w:val="GELParrafo"/>
        <w:numPr>
          <w:ilvl w:val="1"/>
          <w:numId w:val="27"/>
        </w:numPr>
      </w:pPr>
      <w:r w:rsidRPr="00F80435">
        <w:t>Verificar la instalación completa del IIS 7.</w:t>
      </w:r>
    </w:p>
    <w:p w:rsidR="00F80435" w:rsidRDefault="00F80435" w:rsidP="00F80435">
      <w:pPr>
        <w:pStyle w:val="GELParrafo"/>
        <w:numPr>
          <w:ilvl w:val="1"/>
          <w:numId w:val="27"/>
        </w:numPr>
      </w:pPr>
      <w:r w:rsidRPr="00F80435">
        <w:t>Verificar la instalación del Framework de .Net v4.0</w:t>
      </w:r>
    </w:p>
    <w:p w:rsidR="00F80435" w:rsidRDefault="00F80435" w:rsidP="00F80435">
      <w:pPr>
        <w:pStyle w:val="GELParrafo"/>
        <w:numPr>
          <w:ilvl w:val="1"/>
          <w:numId w:val="27"/>
        </w:numPr>
      </w:pPr>
      <w:r w:rsidRPr="00F80435">
        <w:t>Verificar disponibilidad del puerto 80 en el servidor web</w:t>
      </w:r>
    </w:p>
    <w:p w:rsidR="00F80435" w:rsidRDefault="00F80435" w:rsidP="00F80435">
      <w:pPr>
        <w:pStyle w:val="GELParrafo"/>
        <w:numPr>
          <w:ilvl w:val="1"/>
          <w:numId w:val="27"/>
        </w:numPr>
      </w:pPr>
      <w:r w:rsidRPr="00F80435">
        <w:t>Verificar permisos de usuario administrador para la instalación</w:t>
      </w:r>
    </w:p>
    <w:p w:rsidR="00F80435" w:rsidRDefault="00F80435" w:rsidP="00F80435">
      <w:pPr>
        <w:pStyle w:val="GELParrafo"/>
        <w:numPr>
          <w:ilvl w:val="1"/>
          <w:numId w:val="27"/>
        </w:numPr>
      </w:pPr>
      <w:r w:rsidRPr="00F80435">
        <w:t>Verificar l</w:t>
      </w:r>
      <w:r>
        <w:t>a instalación completa del JDK</w:t>
      </w:r>
      <w:r w:rsidRPr="00F80435">
        <w:t>.</w:t>
      </w:r>
    </w:p>
    <w:p w:rsidR="00F80435" w:rsidRDefault="00F80435" w:rsidP="00F80435">
      <w:pPr>
        <w:pStyle w:val="GELParrafo"/>
        <w:numPr>
          <w:ilvl w:val="1"/>
          <w:numId w:val="27"/>
        </w:numPr>
      </w:pPr>
      <w:r w:rsidRPr="00F80435">
        <w:t xml:space="preserve">Verificar la instalación del </w:t>
      </w:r>
      <w:r>
        <w:t xml:space="preserve">Apache </w:t>
      </w:r>
      <w:proofErr w:type="spellStart"/>
      <w:r>
        <w:t>Tomcat</w:t>
      </w:r>
      <w:proofErr w:type="spellEnd"/>
    </w:p>
    <w:p w:rsidR="00F80435" w:rsidRDefault="00F80435" w:rsidP="00F80435">
      <w:pPr>
        <w:pStyle w:val="GELParrafo"/>
        <w:numPr>
          <w:ilvl w:val="1"/>
          <w:numId w:val="27"/>
        </w:numPr>
      </w:pPr>
      <w:r w:rsidRPr="00F80435">
        <w:t>Verificar disponibilidad del puerto 80</w:t>
      </w:r>
      <w:r>
        <w:t>80</w:t>
      </w:r>
      <w:r w:rsidRPr="00F80435">
        <w:t xml:space="preserve"> en el servidor web</w:t>
      </w:r>
    </w:p>
    <w:p w:rsidR="00F80435" w:rsidRDefault="00F80435" w:rsidP="00F80435">
      <w:pPr>
        <w:pStyle w:val="GELParrafo"/>
        <w:numPr>
          <w:ilvl w:val="1"/>
          <w:numId w:val="27"/>
        </w:numPr>
      </w:pPr>
      <w:r w:rsidRPr="00F80435">
        <w:t xml:space="preserve">Verificar la correcta instalación del </w:t>
      </w:r>
      <w:proofErr w:type="spellStart"/>
      <w:r>
        <w:t>My</w:t>
      </w:r>
      <w:r w:rsidRPr="00F80435">
        <w:t>SQL</w:t>
      </w:r>
      <w:proofErr w:type="spellEnd"/>
    </w:p>
    <w:p w:rsidR="00F80435" w:rsidRDefault="00F80435" w:rsidP="00F80435">
      <w:pPr>
        <w:pStyle w:val="GELParrafo"/>
        <w:ind w:left="720"/>
      </w:pPr>
      <w:r w:rsidRPr="00F80435">
        <w:t>Si se presenta uno de los anteriores fallos, se debe realizar la</w:t>
      </w:r>
      <w:r>
        <w:t xml:space="preserve"> </w:t>
      </w:r>
      <w:r w:rsidRPr="00F80435">
        <w:t>correspondiente solicitud formal ante el centro de datos con el</w:t>
      </w:r>
      <w:r>
        <w:t xml:space="preserve"> </w:t>
      </w:r>
      <w:r w:rsidRPr="00F80435">
        <w:t>requerimiento.</w:t>
      </w:r>
    </w:p>
    <w:p w:rsidR="00F80435" w:rsidRDefault="00F80435" w:rsidP="00F80435">
      <w:pPr>
        <w:pStyle w:val="GELParrafo"/>
        <w:numPr>
          <w:ilvl w:val="0"/>
          <w:numId w:val="27"/>
        </w:numPr>
      </w:pPr>
      <w:r w:rsidRPr="00F80435">
        <w:t xml:space="preserve">Fallas en la configuración durante la instalación </w:t>
      </w:r>
      <w:proofErr w:type="spellStart"/>
      <w:r>
        <w:t>My</w:t>
      </w:r>
      <w:r w:rsidRPr="00F80435">
        <w:t>SQL</w:t>
      </w:r>
      <w:proofErr w:type="spellEnd"/>
      <w:r w:rsidRPr="00F80435">
        <w:t>: se debe verificar</w:t>
      </w:r>
      <w:r>
        <w:t xml:space="preserve"> </w:t>
      </w:r>
      <w:r w:rsidRPr="00F80435">
        <w:t xml:space="preserve">y asegurar que durante la instalación del </w:t>
      </w:r>
      <w:proofErr w:type="spellStart"/>
      <w:r>
        <w:t>My</w:t>
      </w:r>
      <w:r w:rsidRPr="00F80435">
        <w:t>SQL</w:t>
      </w:r>
      <w:proofErr w:type="spellEnd"/>
      <w:r w:rsidRPr="00F80435">
        <w:t xml:space="preserve"> se configuró </w:t>
      </w:r>
      <w:r>
        <w:t>los usuarios necesarios</w:t>
      </w:r>
      <w:r w:rsidRPr="00F80435">
        <w:t>.</w:t>
      </w:r>
    </w:p>
    <w:p w:rsidR="00F80435" w:rsidRDefault="00F80435" w:rsidP="00F80435">
      <w:pPr>
        <w:pStyle w:val="GELParrafo"/>
        <w:numPr>
          <w:ilvl w:val="0"/>
          <w:numId w:val="27"/>
        </w:numPr>
      </w:pPr>
      <w:r w:rsidRPr="00F80435">
        <w:t>No se conecta a la base de datos: se debe verificar la correcta</w:t>
      </w:r>
      <w:r>
        <w:t xml:space="preserve"> </w:t>
      </w:r>
      <w:r w:rsidRPr="00F80435">
        <w:t xml:space="preserve">configuración de los parámetros de conexión a la base de datos </w:t>
      </w:r>
      <w:r>
        <w:t xml:space="preserve">en los recursos de datos del Apache </w:t>
      </w:r>
      <w:proofErr w:type="spellStart"/>
      <w:r>
        <w:t>Tomcat</w:t>
      </w:r>
      <w:proofErr w:type="spellEnd"/>
      <w:r w:rsidRPr="00F80435">
        <w:t>.</w:t>
      </w:r>
    </w:p>
    <w:p w:rsidR="00F80435" w:rsidRDefault="00F80435" w:rsidP="00F80435">
      <w:pPr>
        <w:pStyle w:val="GELParrafo"/>
        <w:numPr>
          <w:ilvl w:val="0"/>
          <w:numId w:val="27"/>
        </w:numPr>
      </w:pPr>
      <w:r>
        <w:t>No es posible acceder a los servicios o no se encuentran los servicios antes de instalar la aplicación se debe tener identificada la dirección IP del servidor.</w:t>
      </w:r>
    </w:p>
    <w:p w:rsidR="00F80435" w:rsidRDefault="00F80435" w:rsidP="00F80435">
      <w:pPr>
        <w:pStyle w:val="GELParrafo"/>
        <w:numPr>
          <w:ilvl w:val="0"/>
          <w:numId w:val="27"/>
        </w:numPr>
      </w:pPr>
      <w:r w:rsidRPr="00F80435">
        <w:lastRenderedPageBreak/>
        <w:t>No se tiene acceso a la solución: se debe tener en cuenta la</w:t>
      </w:r>
      <w:r>
        <w:t xml:space="preserve"> </w:t>
      </w:r>
      <w:r w:rsidRPr="00F80435">
        <w:t xml:space="preserve">configuración de los filtros ISAPI-CGI del Internet </w:t>
      </w:r>
      <w:proofErr w:type="spellStart"/>
      <w:r w:rsidRPr="00F80435">
        <w:t>Information</w:t>
      </w:r>
      <w:proofErr w:type="spellEnd"/>
      <w:r w:rsidRPr="00F80435">
        <w:t xml:space="preserve"> </w:t>
      </w:r>
      <w:proofErr w:type="spellStart"/>
      <w:r w:rsidRPr="00F80435">
        <w:t>Services</w:t>
      </w:r>
      <w:proofErr w:type="spellEnd"/>
      <w:r w:rsidRPr="00F80435">
        <w:t>. En</w:t>
      </w:r>
      <w:r>
        <w:t xml:space="preserve"> </w:t>
      </w:r>
      <w:r w:rsidRPr="00F80435">
        <w:t>la configuración de restricciones ISAPI-CGI debe estar en estado</w:t>
      </w:r>
      <w:r>
        <w:t xml:space="preserve"> </w:t>
      </w:r>
      <w:r w:rsidRPr="00F80435">
        <w:t>“Permitido” los ítems correspondientes a ASP.NET 4.0</w:t>
      </w:r>
    </w:p>
    <w:p w:rsidR="009F747A" w:rsidRDefault="009F747A" w:rsidP="008721F9">
      <w:pPr>
        <w:pStyle w:val="GELTtulo1"/>
      </w:pPr>
      <w:bookmarkStart w:id="747" w:name="_Toc404584820"/>
      <w:r>
        <w:lastRenderedPageBreak/>
        <w:t>INSTALADORES</w:t>
      </w:r>
      <w:bookmarkEnd w:id="747"/>
    </w:p>
    <w:p w:rsidR="009F747A" w:rsidRPr="00D40BA5" w:rsidRDefault="00F80435" w:rsidP="009F747A">
      <w:pPr>
        <w:pStyle w:val="GELParrafo"/>
        <w:keepNext/>
        <w:framePr w:dropCap="drop" w:lines="3" w:wrap="around" w:vAnchor="text" w:hAnchor="text"/>
        <w:spacing w:before="0" w:line="827" w:lineRule="exact"/>
        <w:textAlignment w:val="baseline"/>
        <w:rPr>
          <w:rFonts w:cs="Arial"/>
          <w:position w:val="-10"/>
          <w:sz w:val="100"/>
        </w:rPr>
      </w:pPr>
      <w:r w:rsidRPr="00D40BA5">
        <w:rPr>
          <w:rFonts w:cs="Arial"/>
          <w:position w:val="-10"/>
          <w:sz w:val="100"/>
        </w:rPr>
        <w:t>E</w:t>
      </w:r>
    </w:p>
    <w:p w:rsidR="00F80435" w:rsidRPr="00D40BA5" w:rsidRDefault="00F80435" w:rsidP="00F80435">
      <w:pPr>
        <w:pStyle w:val="GELParrafo"/>
      </w:pPr>
      <w:r w:rsidRPr="00D40BA5">
        <w:t>n el CD de instalación que debe estar adjunto al manual de instalación utilizado se encuentra el software base. En el siguiente listado se especifica los instaladores utilizados:</w:t>
      </w:r>
    </w:p>
    <w:p w:rsidR="00F80435" w:rsidRPr="00D40BA5" w:rsidRDefault="00F80435" w:rsidP="00F80435">
      <w:pPr>
        <w:pStyle w:val="GELParrafo"/>
        <w:numPr>
          <w:ilvl w:val="0"/>
          <w:numId w:val="28"/>
        </w:numPr>
      </w:pPr>
      <w:r w:rsidRPr="00D40BA5">
        <w:t xml:space="preserve">Instalador de </w:t>
      </w:r>
      <w:proofErr w:type="spellStart"/>
      <w:r w:rsidRPr="00D40BA5">
        <w:t>framework</w:t>
      </w:r>
      <w:proofErr w:type="spellEnd"/>
      <w:r w:rsidRPr="00D40BA5">
        <w:t xml:space="preserve"> .net es “dotNetFx45_Full_setup.msi”</w:t>
      </w:r>
    </w:p>
    <w:p w:rsidR="00F80435" w:rsidRDefault="00F80435" w:rsidP="00F80435">
      <w:pPr>
        <w:pStyle w:val="GELParrafo"/>
        <w:numPr>
          <w:ilvl w:val="0"/>
          <w:numId w:val="28"/>
        </w:numPr>
      </w:pPr>
      <w:r w:rsidRPr="00D40BA5">
        <w:t xml:space="preserve">Del conector de </w:t>
      </w:r>
      <w:proofErr w:type="spellStart"/>
      <w:r w:rsidR="008363A2">
        <w:t>M</w:t>
      </w:r>
      <w:r w:rsidR="008363A2" w:rsidRPr="00D40BA5">
        <w:t>y</w:t>
      </w:r>
      <w:r w:rsidR="008363A2">
        <w:t>SQL</w:t>
      </w:r>
      <w:proofErr w:type="spellEnd"/>
      <w:r w:rsidR="008363A2" w:rsidRPr="00D40BA5">
        <w:t xml:space="preserve"> </w:t>
      </w:r>
      <w:r w:rsidRPr="00D40BA5">
        <w:t>es “mysql-connector-net-6.8.3.exe”</w:t>
      </w:r>
    </w:p>
    <w:p w:rsidR="00B0364C" w:rsidRPr="00D40BA5" w:rsidRDefault="00B0364C" w:rsidP="00F80435">
      <w:pPr>
        <w:pStyle w:val="GELParrafo"/>
        <w:numPr>
          <w:ilvl w:val="0"/>
          <w:numId w:val="28"/>
        </w:numPr>
      </w:pPr>
      <w:r>
        <w:t>La carpeta del sitio web “</w:t>
      </w:r>
      <w:proofErr w:type="spellStart"/>
      <w:r>
        <w:t>ElefantesBlancosWeb</w:t>
      </w:r>
      <w:proofErr w:type="spellEnd"/>
      <w:r>
        <w:t>”</w:t>
      </w:r>
    </w:p>
    <w:p w:rsidR="00F80435" w:rsidRPr="00D40BA5" w:rsidRDefault="005E5AC8" w:rsidP="005E5AC8">
      <w:pPr>
        <w:pStyle w:val="GELParrafo"/>
        <w:numPr>
          <w:ilvl w:val="0"/>
          <w:numId w:val="28"/>
        </w:numPr>
      </w:pPr>
      <w:r w:rsidRPr="00D40BA5">
        <w:t>Script de la base de datos de elefantes es “</w:t>
      </w:r>
      <w:proofErr w:type="spellStart"/>
      <w:r w:rsidRPr="00D40BA5">
        <w:t>bd</w:t>
      </w:r>
      <w:proofErr w:type="spellEnd"/>
      <w:r w:rsidRPr="00D40BA5">
        <w:t xml:space="preserve"> </w:t>
      </w:r>
      <w:proofErr w:type="spellStart"/>
      <w:r w:rsidRPr="00D40BA5">
        <w:t>elefantesblancos.sql</w:t>
      </w:r>
      <w:proofErr w:type="spellEnd"/>
      <w:r w:rsidRPr="00D40BA5">
        <w:t>”</w:t>
      </w:r>
    </w:p>
    <w:p w:rsidR="005E5AC8" w:rsidRPr="00D40BA5" w:rsidRDefault="005E5AC8" w:rsidP="005E5AC8">
      <w:pPr>
        <w:pStyle w:val="GELParrafo"/>
        <w:numPr>
          <w:ilvl w:val="0"/>
          <w:numId w:val="28"/>
        </w:numPr>
      </w:pPr>
      <w:r w:rsidRPr="00D40BA5">
        <w:t>Script de la base de datos de auditoria de elefantes es “</w:t>
      </w:r>
      <w:proofErr w:type="spellStart"/>
      <w:r w:rsidRPr="00D40BA5">
        <w:t>bd</w:t>
      </w:r>
      <w:proofErr w:type="spellEnd"/>
      <w:r w:rsidRPr="00D40BA5">
        <w:t xml:space="preserve"> </w:t>
      </w:r>
      <w:proofErr w:type="spellStart"/>
      <w:r w:rsidRPr="00D40BA5">
        <w:t>elefantesblancos</w:t>
      </w:r>
      <w:r w:rsidR="00323660">
        <w:t>_</w:t>
      </w:r>
      <w:r w:rsidRPr="00D40BA5">
        <w:t>auditoria.sql</w:t>
      </w:r>
      <w:proofErr w:type="spellEnd"/>
      <w:r w:rsidRPr="00D40BA5">
        <w:t>”</w:t>
      </w:r>
    </w:p>
    <w:p w:rsidR="005E5AC8" w:rsidRPr="00D40BA5" w:rsidRDefault="000A520D" w:rsidP="000A520D">
      <w:pPr>
        <w:pStyle w:val="GELParrafo"/>
        <w:numPr>
          <w:ilvl w:val="0"/>
          <w:numId w:val="28"/>
        </w:numPr>
      </w:pPr>
      <w:r w:rsidRPr="00D40BA5">
        <w:t xml:space="preserve">Instalador del </w:t>
      </w:r>
      <w:r w:rsidR="007B331B">
        <w:t>JDK</w:t>
      </w:r>
      <w:r w:rsidR="007B331B" w:rsidRPr="00D40BA5">
        <w:t xml:space="preserve"> </w:t>
      </w:r>
      <w:r w:rsidRPr="00D40BA5">
        <w:t>es “jdk-6u45-windows-x64.exe”.</w:t>
      </w:r>
    </w:p>
    <w:p w:rsidR="000A520D" w:rsidRDefault="000A520D" w:rsidP="000A520D">
      <w:pPr>
        <w:pStyle w:val="GELParrafo"/>
        <w:numPr>
          <w:ilvl w:val="0"/>
          <w:numId w:val="28"/>
        </w:numPr>
      </w:pPr>
      <w:r w:rsidRPr="00D40BA5">
        <w:t xml:space="preserve">Instalador del </w:t>
      </w:r>
      <w:r w:rsidR="00695551">
        <w:t>A</w:t>
      </w:r>
      <w:r w:rsidRPr="00D40BA5">
        <w:t>pache es “apache-tomcat-7.0.40.exe”.</w:t>
      </w:r>
    </w:p>
    <w:p w:rsidR="00323660" w:rsidRDefault="00323660" w:rsidP="00323660">
      <w:pPr>
        <w:pStyle w:val="GELParrafo"/>
        <w:numPr>
          <w:ilvl w:val="0"/>
          <w:numId w:val="28"/>
        </w:numPr>
      </w:pPr>
      <w:r>
        <w:t xml:space="preserve">El archivo de configuración de </w:t>
      </w:r>
      <w:proofErr w:type="spellStart"/>
      <w:r>
        <w:t>MyS</w:t>
      </w:r>
      <w:r w:rsidR="007B331B">
        <w:t>QL</w:t>
      </w:r>
      <w:proofErr w:type="spellEnd"/>
      <w:r>
        <w:t xml:space="preserve"> “</w:t>
      </w:r>
      <w:proofErr w:type="spellStart"/>
      <w:r w:rsidRPr="00323660">
        <w:t>my.cnf</w:t>
      </w:r>
      <w:proofErr w:type="spellEnd"/>
      <w:r>
        <w:t>”.</w:t>
      </w:r>
    </w:p>
    <w:p w:rsidR="00323660" w:rsidRPr="00D40BA5" w:rsidRDefault="00B0364C" w:rsidP="00B0364C">
      <w:pPr>
        <w:pStyle w:val="GELParrafo"/>
        <w:numPr>
          <w:ilvl w:val="0"/>
          <w:numId w:val="28"/>
        </w:numPr>
      </w:pPr>
      <w:r>
        <w:t xml:space="preserve">El paquete instalador de </w:t>
      </w:r>
      <w:proofErr w:type="spellStart"/>
      <w:r>
        <w:t>MyS</w:t>
      </w:r>
      <w:r w:rsidR="007B331B">
        <w:t>QL</w:t>
      </w:r>
      <w:proofErr w:type="spellEnd"/>
      <w:r>
        <w:t xml:space="preserve"> para Linux “</w:t>
      </w:r>
      <w:r w:rsidRPr="00B0364C">
        <w:t>MySQL-5.6.13-1.el6.x86_64.rpm-bundle.tar</w:t>
      </w:r>
      <w:r>
        <w:t>”</w:t>
      </w:r>
    </w:p>
    <w:p w:rsidR="00D40BA5" w:rsidRPr="00D40BA5" w:rsidRDefault="00D40BA5" w:rsidP="00D40BA5">
      <w:pPr>
        <w:pStyle w:val="GELParrafo"/>
      </w:pPr>
    </w:p>
    <w:p w:rsidR="00F80435" w:rsidRPr="009F747A" w:rsidRDefault="00F80435" w:rsidP="00F80435">
      <w:pPr>
        <w:pStyle w:val="GELParrafo"/>
        <w:rPr>
          <w:color w:val="548DD4" w:themeColor="text2" w:themeTint="99"/>
        </w:rPr>
      </w:pPr>
    </w:p>
    <w:p w:rsidR="008270C6" w:rsidRDefault="00A411AD" w:rsidP="00937F70">
      <w:pPr>
        <w:pStyle w:val="GELTtulo1"/>
      </w:pPr>
      <w:bookmarkStart w:id="748" w:name="_Toc404584821"/>
      <w:r w:rsidRPr="008721F9">
        <w:lastRenderedPageBreak/>
        <w:t>TERMINOLOGÍA</w:t>
      </w:r>
      <w:bookmarkEnd w:id="748"/>
    </w:p>
    <w:p w:rsidR="00AB27A5" w:rsidRPr="00AB27A5" w:rsidRDefault="00AB27A5" w:rsidP="00AB27A5">
      <w:pPr>
        <w:jc w:val="both"/>
        <w:rPr>
          <w:rFonts w:ascii="Arial" w:hAnsi="Arial" w:cs="Arial"/>
          <w:sz w:val="24"/>
          <w:szCs w:val="24"/>
        </w:rPr>
      </w:pPr>
      <w:r w:rsidRPr="00DF55F8">
        <w:rPr>
          <w:rFonts w:ascii="Arial" w:hAnsi="Arial" w:cs="Arial"/>
          <w:b/>
          <w:sz w:val="24"/>
          <w:szCs w:val="24"/>
        </w:rPr>
        <w:t>Framework:</w:t>
      </w:r>
      <w:r w:rsidRPr="00AB27A5">
        <w:rPr>
          <w:rFonts w:ascii="Arial" w:hAnsi="Arial" w:cs="Arial"/>
          <w:sz w:val="24"/>
          <w:szCs w:val="24"/>
        </w:rPr>
        <w:t xml:space="preserve"> Conjunto de estándares, prácticas y/o herramientas que solucionan un problema particular.</w:t>
      </w:r>
    </w:p>
    <w:p w:rsidR="00AB27A5" w:rsidRDefault="00AB27A5" w:rsidP="00AB27A5">
      <w:pPr>
        <w:jc w:val="both"/>
        <w:rPr>
          <w:rFonts w:ascii="Arial" w:hAnsi="Arial" w:cs="Arial"/>
          <w:sz w:val="24"/>
          <w:szCs w:val="24"/>
        </w:rPr>
      </w:pPr>
    </w:p>
    <w:p w:rsidR="00802AE8" w:rsidRDefault="00802AE8" w:rsidP="00802AE8">
      <w:pPr>
        <w:jc w:val="both"/>
        <w:rPr>
          <w:rFonts w:ascii="Arial" w:hAnsi="Arial" w:cs="Arial"/>
          <w:sz w:val="24"/>
          <w:szCs w:val="24"/>
        </w:rPr>
      </w:pPr>
      <w:r w:rsidRPr="00DF55F8">
        <w:rPr>
          <w:rFonts w:ascii="Arial" w:hAnsi="Arial" w:cs="Arial"/>
          <w:b/>
          <w:sz w:val="24"/>
          <w:szCs w:val="24"/>
        </w:rPr>
        <w:t xml:space="preserve">Internet </w:t>
      </w:r>
      <w:proofErr w:type="spellStart"/>
      <w:r w:rsidRPr="00DF55F8">
        <w:rPr>
          <w:rFonts w:ascii="Arial" w:hAnsi="Arial" w:cs="Arial"/>
          <w:b/>
          <w:sz w:val="24"/>
          <w:szCs w:val="24"/>
        </w:rPr>
        <w:t>Information</w:t>
      </w:r>
      <w:proofErr w:type="spellEnd"/>
      <w:r w:rsidRPr="00DF55F8">
        <w:rPr>
          <w:rFonts w:ascii="Arial" w:hAnsi="Arial" w:cs="Arial"/>
          <w:b/>
          <w:sz w:val="24"/>
          <w:szCs w:val="24"/>
        </w:rPr>
        <w:t xml:space="preserve"> Server</w:t>
      </w:r>
      <w:r w:rsidR="000F5DCA">
        <w:rPr>
          <w:rFonts w:ascii="Arial" w:hAnsi="Arial" w:cs="Arial"/>
          <w:b/>
          <w:sz w:val="24"/>
          <w:szCs w:val="24"/>
        </w:rPr>
        <w:t xml:space="preserve"> - IIS</w:t>
      </w:r>
      <w:r w:rsidRPr="00DF55F8">
        <w:rPr>
          <w:rFonts w:ascii="Arial" w:hAnsi="Arial" w:cs="Arial"/>
          <w:b/>
          <w:sz w:val="24"/>
          <w:szCs w:val="24"/>
        </w:rPr>
        <w:t>:</w:t>
      </w:r>
      <w:r w:rsidRPr="00AB27A5">
        <w:rPr>
          <w:rFonts w:ascii="Arial" w:hAnsi="Arial" w:cs="Arial"/>
          <w:sz w:val="24"/>
          <w:szCs w:val="24"/>
        </w:rPr>
        <w:t xml:space="preserve"> Es un servidor web y un conjunto de servicios para el sistema operativo Microsoft Windows que proporciona las herramientas y funciones necesarias para administrar de forma sencilla un servidor web.</w:t>
      </w:r>
    </w:p>
    <w:p w:rsidR="000F5DCA" w:rsidRDefault="000F5DCA" w:rsidP="00802AE8">
      <w:pPr>
        <w:jc w:val="both"/>
        <w:rPr>
          <w:rFonts w:ascii="Arial" w:hAnsi="Arial" w:cs="Arial"/>
          <w:sz w:val="24"/>
          <w:szCs w:val="24"/>
        </w:rPr>
      </w:pPr>
    </w:p>
    <w:p w:rsidR="000F5DCA" w:rsidRPr="00AB27A5" w:rsidRDefault="000F5DCA" w:rsidP="00802AE8">
      <w:pPr>
        <w:jc w:val="both"/>
        <w:rPr>
          <w:rFonts w:ascii="Arial" w:hAnsi="Arial" w:cs="Arial"/>
          <w:sz w:val="24"/>
          <w:szCs w:val="24"/>
        </w:rPr>
      </w:pPr>
      <w:r w:rsidRPr="00DF55F8">
        <w:rPr>
          <w:rFonts w:ascii="Arial" w:hAnsi="Arial" w:cs="Arial"/>
          <w:b/>
          <w:sz w:val="24"/>
          <w:szCs w:val="24"/>
        </w:rPr>
        <w:t>JDK</w:t>
      </w:r>
      <w:r>
        <w:rPr>
          <w:rStyle w:val="Refdenotaalfinal"/>
          <w:rFonts w:ascii="Arial" w:hAnsi="Arial" w:cs="Arial"/>
          <w:b/>
          <w:sz w:val="24"/>
          <w:szCs w:val="24"/>
        </w:rPr>
        <w:endnoteReference w:id="2"/>
      </w:r>
      <w:r w:rsidRPr="00DF55F8">
        <w:rPr>
          <w:rFonts w:ascii="Arial" w:hAnsi="Arial" w:cs="Arial"/>
          <w:b/>
          <w:sz w:val="24"/>
          <w:szCs w:val="24"/>
        </w:rPr>
        <w:t>:</w:t>
      </w:r>
      <w:r>
        <w:rPr>
          <w:rFonts w:ascii="Arial" w:hAnsi="Arial" w:cs="Arial"/>
          <w:sz w:val="24"/>
          <w:szCs w:val="24"/>
        </w:rPr>
        <w:t xml:space="preserve"> siglas en inglés de Java </w:t>
      </w:r>
      <w:proofErr w:type="spellStart"/>
      <w:r>
        <w:rPr>
          <w:rFonts w:ascii="Arial" w:hAnsi="Arial" w:cs="Arial"/>
          <w:sz w:val="24"/>
          <w:szCs w:val="24"/>
        </w:rPr>
        <w:t>Development</w:t>
      </w:r>
      <w:proofErr w:type="spellEnd"/>
      <w:r>
        <w:rPr>
          <w:rFonts w:ascii="Arial" w:hAnsi="Arial" w:cs="Arial"/>
          <w:sz w:val="24"/>
          <w:szCs w:val="24"/>
        </w:rPr>
        <w:t xml:space="preserve"> Kit. Es el software que provee las herramientas para desarrollar programas en java.</w:t>
      </w:r>
    </w:p>
    <w:p w:rsidR="00802AE8" w:rsidRDefault="00802AE8" w:rsidP="00AB27A5">
      <w:pPr>
        <w:jc w:val="both"/>
        <w:rPr>
          <w:rFonts w:ascii="Arial" w:hAnsi="Arial" w:cs="Arial"/>
          <w:sz w:val="24"/>
          <w:szCs w:val="24"/>
        </w:rPr>
      </w:pPr>
    </w:p>
    <w:p w:rsidR="00E21DCE" w:rsidRPr="00AB27A5" w:rsidRDefault="00E21DCE" w:rsidP="00802AE8">
      <w:pPr>
        <w:jc w:val="both"/>
        <w:rPr>
          <w:rFonts w:ascii="Arial" w:hAnsi="Arial" w:cs="Arial"/>
          <w:sz w:val="24"/>
          <w:szCs w:val="24"/>
        </w:rPr>
      </w:pPr>
      <w:proofErr w:type="spellStart"/>
      <w:r w:rsidRPr="00DF55F8">
        <w:rPr>
          <w:rFonts w:ascii="Arial" w:hAnsi="Arial" w:cs="Arial"/>
          <w:b/>
          <w:sz w:val="24"/>
          <w:szCs w:val="24"/>
        </w:rPr>
        <w:t>MySQL</w:t>
      </w:r>
      <w:proofErr w:type="spellEnd"/>
      <w:r w:rsidRPr="00DF55F8">
        <w:rPr>
          <w:rFonts w:ascii="Arial" w:hAnsi="Arial" w:cs="Arial"/>
          <w:b/>
          <w:sz w:val="24"/>
          <w:szCs w:val="24"/>
        </w:rPr>
        <w:t>:</w:t>
      </w:r>
      <w:r>
        <w:rPr>
          <w:rFonts w:ascii="Arial" w:hAnsi="Arial" w:cs="Arial"/>
          <w:sz w:val="24"/>
          <w:szCs w:val="24"/>
        </w:rPr>
        <w:t xml:space="preserve"> </w:t>
      </w:r>
      <w:r w:rsidRPr="00DF55F8">
        <w:rPr>
          <w:rFonts w:ascii="Arial" w:hAnsi="Arial" w:cs="Arial"/>
          <w:sz w:val="24"/>
          <w:szCs w:val="24"/>
        </w:rPr>
        <w:t xml:space="preserve">es un </w:t>
      </w:r>
      <w:r w:rsidR="00AF6A68">
        <w:fldChar w:fldCharType="begin"/>
      </w:r>
      <w:r w:rsidR="00AF6A68">
        <w:instrText xml:space="preserve"> HYPERLINK "http://es.wikipedia.org/wiki/Sistema_de_gesti%C3%B3n_de_bases_de_datos" \o "Sistema de gestión de bases de</w:instrText>
      </w:r>
      <w:r w:rsidR="00AF6A68">
        <w:instrText xml:space="preserve"> datos" </w:instrText>
      </w:r>
      <w:ins w:id="749" w:author="Carolina Fajardo" w:date="2014-11-24T09:30:00Z"/>
      <w:r w:rsidR="00AF6A68">
        <w:fldChar w:fldCharType="separate"/>
      </w:r>
      <w:r w:rsidRPr="00DF55F8">
        <w:rPr>
          <w:rFonts w:ascii="Arial" w:hAnsi="Arial" w:cs="Arial"/>
          <w:sz w:val="24"/>
          <w:szCs w:val="24"/>
        </w:rPr>
        <w:t>sistema de gestión de bases de datos</w:t>
      </w:r>
      <w:r w:rsidR="00AF6A68">
        <w:rPr>
          <w:rFonts w:ascii="Arial" w:hAnsi="Arial" w:cs="Arial"/>
          <w:sz w:val="24"/>
          <w:szCs w:val="24"/>
        </w:rPr>
        <w:fldChar w:fldCharType="end"/>
      </w:r>
      <w:r w:rsidRPr="00DF55F8">
        <w:rPr>
          <w:rFonts w:ascii="Arial" w:hAnsi="Arial" w:cs="Arial"/>
          <w:sz w:val="24"/>
          <w:szCs w:val="24"/>
        </w:rPr>
        <w:t xml:space="preserve"> </w:t>
      </w:r>
      <w:r w:rsidR="00AF6A68">
        <w:fldChar w:fldCharType="begin"/>
      </w:r>
      <w:r w:rsidR="00AF6A68">
        <w:instrText xml:space="preserve"> HYPERLINK "http://es.wikipedia.org/wiki/Modelo_relacional" \o "Modelo relacional" </w:instrText>
      </w:r>
      <w:ins w:id="750" w:author="Carolina Fajardo" w:date="2014-11-24T09:30:00Z"/>
      <w:r w:rsidR="00AF6A68">
        <w:fldChar w:fldCharType="separate"/>
      </w:r>
      <w:r w:rsidRPr="00DF55F8">
        <w:rPr>
          <w:rFonts w:ascii="Arial" w:hAnsi="Arial" w:cs="Arial"/>
          <w:sz w:val="24"/>
          <w:szCs w:val="24"/>
        </w:rPr>
        <w:t>relacional</w:t>
      </w:r>
      <w:r w:rsidR="00AF6A68">
        <w:rPr>
          <w:rFonts w:ascii="Arial" w:hAnsi="Arial" w:cs="Arial"/>
          <w:sz w:val="24"/>
          <w:szCs w:val="24"/>
        </w:rPr>
        <w:fldChar w:fldCharType="end"/>
      </w:r>
      <w:r w:rsidRPr="00DF55F8">
        <w:rPr>
          <w:rFonts w:ascii="Arial" w:hAnsi="Arial" w:cs="Arial"/>
          <w:sz w:val="24"/>
          <w:szCs w:val="24"/>
        </w:rPr>
        <w:t xml:space="preserve">, </w:t>
      </w:r>
      <w:r w:rsidR="00AF6A68">
        <w:fldChar w:fldCharType="begin"/>
      </w:r>
      <w:r w:rsidR="00AF6A68">
        <w:instrText xml:space="preserve"> HYPERLINK "http://es.wikipedia.org/wiki/Hilo_de_ejecuci%C3%B3n" \o "Hilo de ejecución" </w:instrText>
      </w:r>
      <w:ins w:id="751" w:author="Carolina Fajardo" w:date="2014-11-24T09:30:00Z"/>
      <w:r w:rsidR="00AF6A68">
        <w:fldChar w:fldCharType="separate"/>
      </w:r>
      <w:proofErr w:type="spellStart"/>
      <w:r w:rsidRPr="00DF55F8">
        <w:rPr>
          <w:rFonts w:ascii="Arial" w:hAnsi="Arial" w:cs="Arial"/>
          <w:sz w:val="24"/>
          <w:szCs w:val="24"/>
        </w:rPr>
        <w:t>multihilo</w:t>
      </w:r>
      <w:proofErr w:type="spellEnd"/>
      <w:r w:rsidR="00AF6A68">
        <w:rPr>
          <w:rFonts w:ascii="Arial" w:hAnsi="Arial" w:cs="Arial"/>
          <w:sz w:val="24"/>
          <w:szCs w:val="24"/>
        </w:rPr>
        <w:fldChar w:fldCharType="end"/>
      </w:r>
      <w:r w:rsidRPr="00DF55F8">
        <w:rPr>
          <w:rFonts w:ascii="Arial" w:hAnsi="Arial" w:cs="Arial"/>
          <w:sz w:val="24"/>
          <w:szCs w:val="24"/>
        </w:rPr>
        <w:t xml:space="preserve"> y </w:t>
      </w:r>
      <w:r w:rsidR="00AF6A68">
        <w:fldChar w:fldCharType="begin"/>
      </w:r>
      <w:r w:rsidR="00AF6A68">
        <w:instrText xml:space="preserve"> HYPERL</w:instrText>
      </w:r>
      <w:r w:rsidR="00AF6A68">
        <w:instrText xml:space="preserve">INK "http://es.wikipedia.org/wiki/Multiusuario" \o "Multiusuario" </w:instrText>
      </w:r>
      <w:ins w:id="752" w:author="Carolina Fajardo" w:date="2014-11-24T09:30:00Z"/>
      <w:r w:rsidR="00AF6A68">
        <w:fldChar w:fldCharType="separate"/>
      </w:r>
      <w:r w:rsidRPr="00DF55F8">
        <w:rPr>
          <w:rFonts w:ascii="Arial" w:hAnsi="Arial" w:cs="Arial"/>
          <w:sz w:val="24"/>
          <w:szCs w:val="24"/>
        </w:rPr>
        <w:t>multiusuario</w:t>
      </w:r>
      <w:r w:rsidR="00AF6A68">
        <w:rPr>
          <w:rFonts w:ascii="Arial" w:hAnsi="Arial" w:cs="Arial"/>
          <w:sz w:val="24"/>
          <w:szCs w:val="24"/>
        </w:rPr>
        <w:fldChar w:fldCharType="end"/>
      </w:r>
      <w:r w:rsidRPr="00DF55F8">
        <w:rPr>
          <w:rFonts w:ascii="Arial" w:hAnsi="Arial" w:cs="Arial"/>
          <w:sz w:val="24"/>
          <w:szCs w:val="24"/>
        </w:rPr>
        <w:t xml:space="preserve"> con más de seis millones de instalaciones.</w:t>
      </w:r>
      <w:r w:rsidR="006544E4">
        <w:rPr>
          <w:rFonts w:ascii="Arial" w:hAnsi="Arial" w:cs="Arial"/>
          <w:sz w:val="24"/>
          <w:szCs w:val="24"/>
        </w:rPr>
        <w:t xml:space="preserve"> </w:t>
      </w:r>
      <w:r>
        <w:rPr>
          <w:rFonts w:ascii="Arial" w:hAnsi="Arial" w:cs="Arial"/>
          <w:sz w:val="24"/>
          <w:szCs w:val="24"/>
        </w:rPr>
        <w:t>D</w:t>
      </w:r>
      <w:r w:rsidRPr="00DF55F8">
        <w:rPr>
          <w:rFonts w:ascii="Arial" w:hAnsi="Arial" w:cs="Arial"/>
          <w:sz w:val="24"/>
          <w:szCs w:val="24"/>
        </w:rPr>
        <w:t xml:space="preserve">esde enero de 2008 una subsidiaria de </w:t>
      </w:r>
      <w:r w:rsidR="00AF6A68">
        <w:fldChar w:fldCharType="begin"/>
      </w:r>
      <w:r w:rsidR="00AF6A68">
        <w:instrText xml:space="preserve"> HYPERLINK "http://es.wikipedia.org/wiki/Sun_Microsystems" \o "Sun Microsystems" </w:instrText>
      </w:r>
      <w:ins w:id="753" w:author="Carolina Fajardo" w:date="2014-11-24T09:30:00Z"/>
      <w:r w:rsidR="00AF6A68">
        <w:fldChar w:fldCharType="separate"/>
      </w:r>
      <w:proofErr w:type="spellStart"/>
      <w:r w:rsidRPr="00DF55F8">
        <w:rPr>
          <w:rFonts w:ascii="Arial" w:hAnsi="Arial" w:cs="Arial"/>
          <w:sz w:val="24"/>
          <w:szCs w:val="24"/>
        </w:rPr>
        <w:t>Sun</w:t>
      </w:r>
      <w:proofErr w:type="spellEnd"/>
      <w:r w:rsidRPr="00DF55F8">
        <w:rPr>
          <w:rFonts w:ascii="Arial" w:hAnsi="Arial" w:cs="Arial"/>
          <w:sz w:val="24"/>
          <w:szCs w:val="24"/>
        </w:rPr>
        <w:t xml:space="preserve"> Microsystems</w:t>
      </w:r>
      <w:r w:rsidR="00AF6A68">
        <w:rPr>
          <w:rFonts w:ascii="Arial" w:hAnsi="Arial" w:cs="Arial"/>
          <w:sz w:val="24"/>
          <w:szCs w:val="24"/>
        </w:rPr>
        <w:fldChar w:fldCharType="end"/>
      </w:r>
      <w:r w:rsidRPr="00DF55F8">
        <w:rPr>
          <w:rFonts w:ascii="Arial" w:hAnsi="Arial" w:cs="Arial"/>
          <w:sz w:val="24"/>
          <w:szCs w:val="24"/>
        </w:rPr>
        <w:t xml:space="preserve"> y ésta a su vez de </w:t>
      </w:r>
      <w:r w:rsidR="00AF6A68">
        <w:fldChar w:fldCharType="begin"/>
      </w:r>
      <w:r w:rsidR="00AF6A68">
        <w:instrText xml:space="preserve"> HYPERLINK "http://es.wikipedia.org/wiki/Oracle_Corporation" \o "Oracle Corporation" </w:instrText>
      </w:r>
      <w:ins w:id="754" w:author="Carolina Fajardo" w:date="2014-11-24T09:30:00Z"/>
      <w:r w:rsidR="00AF6A68">
        <w:fldChar w:fldCharType="separate"/>
      </w:r>
      <w:r w:rsidRPr="00DF55F8">
        <w:rPr>
          <w:rFonts w:ascii="Arial" w:hAnsi="Arial" w:cs="Arial"/>
          <w:sz w:val="24"/>
          <w:szCs w:val="24"/>
        </w:rPr>
        <w:t xml:space="preserve">Oracle </w:t>
      </w:r>
      <w:proofErr w:type="spellStart"/>
      <w:r w:rsidRPr="00DF55F8">
        <w:rPr>
          <w:rFonts w:ascii="Arial" w:hAnsi="Arial" w:cs="Arial"/>
          <w:sz w:val="24"/>
          <w:szCs w:val="24"/>
        </w:rPr>
        <w:t>Corporation</w:t>
      </w:r>
      <w:proofErr w:type="spellEnd"/>
      <w:r w:rsidR="00AF6A68">
        <w:rPr>
          <w:rFonts w:ascii="Arial" w:hAnsi="Arial" w:cs="Arial"/>
          <w:sz w:val="24"/>
          <w:szCs w:val="24"/>
        </w:rPr>
        <w:fldChar w:fldCharType="end"/>
      </w:r>
      <w:r w:rsidRPr="00DF55F8">
        <w:rPr>
          <w:rFonts w:ascii="Arial" w:hAnsi="Arial" w:cs="Arial"/>
          <w:sz w:val="24"/>
          <w:szCs w:val="24"/>
        </w:rPr>
        <w:t xml:space="preserve"> desde abril de 2009 desarrolla </w:t>
      </w:r>
      <w:proofErr w:type="spellStart"/>
      <w:r w:rsidRPr="00DF55F8">
        <w:rPr>
          <w:rFonts w:ascii="Arial" w:hAnsi="Arial" w:cs="Arial"/>
          <w:sz w:val="24"/>
          <w:szCs w:val="24"/>
        </w:rPr>
        <w:t>MySQL</w:t>
      </w:r>
      <w:proofErr w:type="spellEnd"/>
      <w:r w:rsidRPr="00DF55F8">
        <w:rPr>
          <w:rFonts w:ascii="Arial" w:hAnsi="Arial" w:cs="Arial"/>
          <w:sz w:val="24"/>
          <w:szCs w:val="24"/>
        </w:rPr>
        <w:t xml:space="preserve"> como </w:t>
      </w:r>
      <w:r w:rsidR="00AF6A68">
        <w:fldChar w:fldCharType="begin"/>
      </w:r>
      <w:r w:rsidR="00AF6A68">
        <w:instrText xml:space="preserve"> HYPERLINK "http://es.wikipedia.org/wiki/Software_libre" \o "Software libre" </w:instrText>
      </w:r>
      <w:ins w:id="755" w:author="Carolina Fajardo" w:date="2014-11-24T09:30:00Z"/>
      <w:r w:rsidR="00AF6A68">
        <w:fldChar w:fldCharType="separate"/>
      </w:r>
      <w:r w:rsidRPr="00DF55F8">
        <w:rPr>
          <w:rFonts w:ascii="Arial" w:hAnsi="Arial" w:cs="Arial"/>
          <w:sz w:val="24"/>
          <w:szCs w:val="24"/>
        </w:rPr>
        <w:t>software libre</w:t>
      </w:r>
      <w:r w:rsidR="00AF6A68">
        <w:rPr>
          <w:rFonts w:ascii="Arial" w:hAnsi="Arial" w:cs="Arial"/>
          <w:sz w:val="24"/>
          <w:szCs w:val="24"/>
        </w:rPr>
        <w:fldChar w:fldCharType="end"/>
      </w:r>
      <w:r w:rsidRPr="00DF55F8">
        <w:rPr>
          <w:rFonts w:ascii="Arial" w:hAnsi="Arial" w:cs="Arial"/>
          <w:sz w:val="24"/>
          <w:szCs w:val="24"/>
        </w:rPr>
        <w:t xml:space="preserve"> en un esquema de licenciamiento dual.</w:t>
      </w:r>
    </w:p>
    <w:p w:rsidR="00802AE8" w:rsidRPr="00AB27A5" w:rsidRDefault="00802AE8" w:rsidP="00AB27A5">
      <w:pPr>
        <w:jc w:val="both"/>
        <w:rPr>
          <w:rFonts w:ascii="Arial" w:hAnsi="Arial" w:cs="Arial"/>
          <w:sz w:val="24"/>
          <w:szCs w:val="24"/>
        </w:rPr>
      </w:pPr>
    </w:p>
    <w:p w:rsidR="00AB27A5" w:rsidRPr="00AB27A5" w:rsidRDefault="00AB27A5" w:rsidP="00AB27A5">
      <w:pPr>
        <w:jc w:val="both"/>
        <w:rPr>
          <w:rFonts w:ascii="Arial" w:hAnsi="Arial" w:cs="Arial"/>
          <w:sz w:val="24"/>
          <w:szCs w:val="24"/>
        </w:rPr>
      </w:pPr>
      <w:r w:rsidRPr="00DF55F8">
        <w:rPr>
          <w:rFonts w:ascii="Arial" w:hAnsi="Arial" w:cs="Arial"/>
          <w:b/>
          <w:sz w:val="24"/>
          <w:szCs w:val="24"/>
        </w:rPr>
        <w:t>Servidor de aplicaciones:</w:t>
      </w:r>
      <w:r w:rsidRPr="00AB27A5">
        <w:rPr>
          <w:rFonts w:ascii="Arial" w:hAnsi="Arial" w:cs="Arial"/>
          <w:sz w:val="24"/>
          <w:szCs w:val="24"/>
        </w:rPr>
        <w:t xml:space="preserve"> Corresponde a un servidor que ofrece los servicios correspondientes a la lógica de negocio y acceso a datos de una aplicación en una tecnología particular.</w:t>
      </w:r>
    </w:p>
    <w:p w:rsidR="00AB27A5" w:rsidRPr="00AB27A5" w:rsidRDefault="00AB27A5" w:rsidP="00AB27A5">
      <w:pPr>
        <w:jc w:val="both"/>
        <w:rPr>
          <w:rFonts w:ascii="Arial" w:hAnsi="Arial" w:cs="Arial"/>
          <w:sz w:val="24"/>
          <w:szCs w:val="24"/>
        </w:rPr>
      </w:pPr>
    </w:p>
    <w:p w:rsidR="00AB27A5" w:rsidRPr="00AB27A5" w:rsidRDefault="00AB27A5" w:rsidP="00AB27A5">
      <w:pPr>
        <w:jc w:val="both"/>
        <w:rPr>
          <w:rFonts w:ascii="Arial" w:hAnsi="Arial" w:cs="Arial"/>
          <w:sz w:val="24"/>
          <w:szCs w:val="24"/>
        </w:rPr>
      </w:pPr>
      <w:r w:rsidRPr="00DF55F8">
        <w:rPr>
          <w:rFonts w:ascii="Arial" w:hAnsi="Arial" w:cs="Arial"/>
          <w:b/>
          <w:sz w:val="24"/>
          <w:szCs w:val="24"/>
        </w:rPr>
        <w:t>Servidor web:</w:t>
      </w:r>
      <w:r w:rsidRPr="00AB27A5">
        <w:rPr>
          <w:rFonts w:ascii="Arial" w:hAnsi="Arial" w:cs="Arial"/>
          <w:sz w:val="24"/>
          <w:szCs w:val="24"/>
        </w:rPr>
        <w:t xml:space="preserve"> Corresponde al servidor que procesa una aplicación del lado del servidor realizando conexiones bidireccionales y/o unidireccionales y síncronas o asíncronas con el cliente generando respuestas del lado del cliente.</w:t>
      </w:r>
    </w:p>
    <w:p w:rsidR="00AB27A5" w:rsidRPr="00AB27A5" w:rsidRDefault="00AB27A5" w:rsidP="00AB27A5">
      <w:pPr>
        <w:jc w:val="both"/>
        <w:rPr>
          <w:rFonts w:ascii="Arial" w:hAnsi="Arial" w:cs="Arial"/>
          <w:sz w:val="24"/>
          <w:szCs w:val="24"/>
        </w:rPr>
      </w:pPr>
    </w:p>
    <w:p w:rsidR="00AB27A5" w:rsidRPr="00AB27A5" w:rsidRDefault="00AB27A5" w:rsidP="00AB27A5">
      <w:pPr>
        <w:jc w:val="both"/>
        <w:rPr>
          <w:rFonts w:ascii="Arial" w:hAnsi="Arial" w:cs="Arial"/>
          <w:sz w:val="24"/>
          <w:szCs w:val="24"/>
        </w:rPr>
      </w:pPr>
    </w:p>
    <w:p w:rsidR="00A411AD" w:rsidRPr="008721F9" w:rsidRDefault="00A411AD" w:rsidP="00483B68">
      <w:pPr>
        <w:jc w:val="both"/>
        <w:rPr>
          <w:rFonts w:ascii="Arial" w:hAnsi="Arial" w:cs="Arial"/>
          <w:color w:val="548DD4" w:themeColor="text2" w:themeTint="99"/>
          <w:sz w:val="24"/>
          <w:szCs w:val="24"/>
        </w:rPr>
      </w:pPr>
    </w:p>
    <w:p w:rsidR="00A411AD" w:rsidRDefault="00A411AD" w:rsidP="00A411AD">
      <w:pPr>
        <w:jc w:val="both"/>
        <w:rPr>
          <w:rFonts w:ascii="Arial" w:hAnsi="Arial" w:cs="Arial"/>
          <w:sz w:val="24"/>
          <w:szCs w:val="24"/>
        </w:rPr>
      </w:pPr>
    </w:p>
    <w:p w:rsidR="00A411AD" w:rsidRDefault="00A411AD" w:rsidP="00A411AD">
      <w:pPr>
        <w:jc w:val="both"/>
        <w:rPr>
          <w:rFonts w:ascii="Arial" w:hAnsi="Arial" w:cs="Arial"/>
          <w:sz w:val="24"/>
          <w:szCs w:val="24"/>
        </w:rPr>
      </w:pPr>
    </w:p>
    <w:p w:rsidR="002172EE" w:rsidRDefault="002172EE" w:rsidP="00A411AD">
      <w:pPr>
        <w:jc w:val="both"/>
        <w:rPr>
          <w:rFonts w:ascii="Arial" w:hAnsi="Arial" w:cs="Arial"/>
          <w:sz w:val="24"/>
          <w:szCs w:val="24"/>
        </w:rPr>
      </w:pPr>
    </w:p>
    <w:p w:rsidR="002172EE" w:rsidRDefault="002172EE" w:rsidP="00A411AD">
      <w:pPr>
        <w:jc w:val="both"/>
        <w:rPr>
          <w:rFonts w:ascii="Arial" w:hAnsi="Arial" w:cs="Arial"/>
          <w:sz w:val="24"/>
          <w:szCs w:val="24"/>
        </w:rPr>
      </w:pPr>
    </w:p>
    <w:sectPr w:rsidR="002172EE" w:rsidSect="002F1EDA">
      <w:headerReference w:type="even" r:id="rId79"/>
      <w:headerReference w:type="default" r:id="rId80"/>
      <w:footerReference w:type="even" r:id="rId81"/>
      <w:footerReference w:type="default" r:id="rId82"/>
      <w:footerReference w:type="first" r:id="rId83"/>
      <w:pgSz w:w="12242" w:h="15842" w:code="122"/>
      <w:pgMar w:top="1979" w:right="1701" w:bottom="1134" w:left="1701" w:header="851" w:footer="84"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9" w:author="Interventoria" w:date="2014-11-24T09:26:00Z" w:initials="Intervent">
    <w:p w:rsidR="00A57CD3" w:rsidRDefault="00A57CD3">
      <w:pPr>
        <w:pStyle w:val="Textocomentario"/>
      </w:pPr>
      <w:r>
        <w:rPr>
          <w:rStyle w:val="Refdecomentario"/>
        </w:rPr>
        <w:annotationRef/>
      </w:r>
      <w:r w:rsidR="00D278B7">
        <w:t>20141124-S&amp;M: Actualizar ...</w:t>
      </w:r>
    </w:p>
    <w:p w:rsidR="002A0B77" w:rsidRPr="002A0B77" w:rsidRDefault="002A0B77">
      <w:pPr>
        <w:pStyle w:val="Textocomentario"/>
      </w:pPr>
      <w:r>
        <w:rPr>
          <w:b/>
        </w:rPr>
        <w:t xml:space="preserve">2014-11-24 UTCF: </w:t>
      </w:r>
      <w:r>
        <w:t>Se actualizan las tablas</w:t>
      </w:r>
    </w:p>
  </w:comment>
  <w:comment w:id="731" w:author="Interventoria" w:date="2014-11-24T09:29:00Z" w:initials="Intervent">
    <w:p w:rsidR="003F5F84" w:rsidRDefault="003F5F84">
      <w:pPr>
        <w:pStyle w:val="Textocomentario"/>
      </w:pPr>
      <w:r>
        <w:rPr>
          <w:rStyle w:val="Refdecomentario"/>
        </w:rPr>
        <w:annotationRef/>
      </w:r>
      <w:r w:rsidR="00D278B7">
        <w:t>20141124-S&amp;M: Incluir en la lista de figuras.</w:t>
      </w:r>
    </w:p>
    <w:p w:rsidR="002A0B77" w:rsidRPr="002A0B77" w:rsidRDefault="002A0B77">
      <w:pPr>
        <w:pStyle w:val="Textocomentario"/>
      </w:pPr>
      <w:r>
        <w:rPr>
          <w:b/>
        </w:rPr>
        <w:t xml:space="preserve">2014-11-24 UTCF: </w:t>
      </w:r>
      <w:r>
        <w:t>Se actualiza la lista de figuras</w:t>
      </w:r>
    </w:p>
  </w:comment>
  <w:comment w:id="739" w:author="Interventoria" w:date="2014-11-24T09:29:00Z" w:initials="Intervent">
    <w:p w:rsidR="00A57CD3" w:rsidRDefault="00A57CD3">
      <w:pPr>
        <w:pStyle w:val="Textocomentario"/>
      </w:pPr>
      <w:r>
        <w:rPr>
          <w:rStyle w:val="Refdecomentario"/>
        </w:rPr>
        <w:annotationRef/>
      </w:r>
      <w:r w:rsidR="00D278B7">
        <w:t>20141124-S&amp;M: Incluir en la lista de figuras.</w:t>
      </w:r>
    </w:p>
    <w:p w:rsidR="002A0B77" w:rsidRDefault="002A0B77">
      <w:pPr>
        <w:pStyle w:val="Textocomentario"/>
      </w:pPr>
      <w:r>
        <w:rPr>
          <w:b/>
        </w:rPr>
        <w:t xml:space="preserve">2014-11-24 UTCF: </w:t>
      </w:r>
      <w:r>
        <w:t>Se actualiza la lista de figuras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6A68" w:rsidRDefault="00AF6A68" w:rsidP="0002426A">
      <w:r>
        <w:separator/>
      </w:r>
    </w:p>
  </w:endnote>
  <w:endnote w:type="continuationSeparator" w:id="0">
    <w:p w:rsidR="00AF6A68" w:rsidRDefault="00AF6A68" w:rsidP="0002426A">
      <w:r>
        <w:continuationSeparator/>
      </w:r>
    </w:p>
  </w:endnote>
  <w:endnote w:type="continuationNotice" w:id="1">
    <w:p w:rsidR="00AF6A68" w:rsidRDefault="00AF6A68"/>
  </w:endnote>
  <w:endnote w:id="2">
    <w:p w:rsidR="00AF74D2" w:rsidRPr="00E17509" w:rsidRDefault="00AF74D2">
      <w:pPr>
        <w:pStyle w:val="Textonotaalfinal"/>
        <w:rPr>
          <w:rFonts w:ascii="Arial" w:hAnsi="Arial" w:cs="Arial"/>
          <w:sz w:val="14"/>
          <w:szCs w:val="14"/>
          <w:lang w:val="es-CO"/>
        </w:rPr>
      </w:pPr>
      <w:r w:rsidRPr="00E17509">
        <w:rPr>
          <w:rStyle w:val="Refdenotaalfinal"/>
          <w:rFonts w:ascii="Arial" w:hAnsi="Arial" w:cs="Arial"/>
          <w:sz w:val="14"/>
          <w:szCs w:val="14"/>
        </w:rPr>
        <w:endnoteRef/>
      </w:r>
      <w:r w:rsidRPr="00E17509">
        <w:rPr>
          <w:rFonts w:ascii="Arial" w:hAnsi="Arial" w:cs="Arial"/>
          <w:sz w:val="14"/>
          <w:szCs w:val="14"/>
        </w:rPr>
        <w:t xml:space="preserve"> </w:t>
      </w:r>
      <w:r w:rsidRPr="00E17509">
        <w:rPr>
          <w:rFonts w:ascii="Arial" w:hAnsi="Arial" w:cs="Arial"/>
          <w:sz w:val="14"/>
          <w:szCs w:val="14"/>
          <w:lang w:val="es-CO"/>
        </w:rPr>
        <w:t>Tomado de http://es.wikipedia.org/wiki/Java_Development_Kit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Sans L">
    <w:altName w:val="Arial"/>
    <w:charset w:val="00"/>
    <w:family w:val="swiss"/>
    <w:pitch w:val="default"/>
  </w:font>
  <w:font w:name="Batang">
    <w:altName w:val="바탕"/>
    <w:panose1 w:val="02030600000101010101"/>
    <w:charset w:val="81"/>
    <w:family w:val="roman"/>
    <w:pitch w:val="variable"/>
    <w:sig w:usb0="B00002AF" w:usb1="69D77CFB" w:usb2="00000030" w:usb3="00000000" w:csb0="0008009F" w:csb1="00000000"/>
  </w:font>
  <w:font w:name="Arial,Bold">
    <w:altName w:val="Cambria"/>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Arial" w:hAnsi="Arial" w:cs="Arial"/>
        <w:sz w:val="14"/>
        <w:szCs w:val="14"/>
      </w:rPr>
      <w:id w:val="2281239"/>
      <w:docPartObj>
        <w:docPartGallery w:val="Page Numbers (Bottom of Page)"/>
        <w:docPartUnique/>
      </w:docPartObj>
    </w:sdtPr>
    <w:sdtEndPr/>
    <w:sdtContent>
      <w:sdt>
        <w:sdtPr>
          <w:rPr>
            <w:rFonts w:ascii="Arial" w:hAnsi="Arial" w:cs="Arial"/>
            <w:sz w:val="14"/>
            <w:szCs w:val="14"/>
          </w:rPr>
          <w:id w:val="2281240"/>
          <w:docPartObj>
            <w:docPartGallery w:val="Page Numbers (Top of Page)"/>
            <w:docPartUnique/>
          </w:docPartObj>
        </w:sdtPr>
        <w:sdtEndPr/>
        <w:sdtContent>
          <w:p w:rsidR="00AF74D2" w:rsidRPr="001F6E01" w:rsidRDefault="00AF74D2">
            <w:pPr>
              <w:pStyle w:val="Piedepgina"/>
              <w:jc w:val="center"/>
              <w:rPr>
                <w:rFonts w:ascii="Arial" w:hAnsi="Arial" w:cs="Arial"/>
                <w:sz w:val="14"/>
                <w:szCs w:val="14"/>
              </w:rPr>
            </w:pPr>
            <w:r w:rsidRPr="00B71081">
              <w:rPr>
                <w:rFonts w:ascii="Arial" w:hAnsi="Arial" w:cs="Arial"/>
                <w:sz w:val="14"/>
                <w:szCs w:val="14"/>
              </w:rPr>
              <w:t xml:space="preserve">Página </w:t>
            </w:r>
            <w:r w:rsidRPr="00B71081">
              <w:rPr>
                <w:rFonts w:ascii="Arial" w:hAnsi="Arial" w:cs="Arial"/>
                <w:b/>
                <w:bCs/>
                <w:sz w:val="14"/>
                <w:szCs w:val="14"/>
              </w:rPr>
              <w:fldChar w:fldCharType="begin"/>
            </w:r>
            <w:r w:rsidRPr="00B71081">
              <w:rPr>
                <w:rFonts w:ascii="Arial" w:hAnsi="Arial" w:cs="Arial"/>
                <w:b/>
                <w:bCs/>
                <w:sz w:val="14"/>
                <w:szCs w:val="14"/>
              </w:rPr>
              <w:instrText>PAGE</w:instrText>
            </w:r>
            <w:r w:rsidRPr="00B71081">
              <w:rPr>
                <w:rFonts w:ascii="Arial" w:hAnsi="Arial" w:cs="Arial"/>
                <w:b/>
                <w:bCs/>
                <w:sz w:val="14"/>
                <w:szCs w:val="14"/>
              </w:rPr>
              <w:fldChar w:fldCharType="separate"/>
            </w:r>
            <w:r w:rsidR="002A0B77">
              <w:rPr>
                <w:rFonts w:ascii="Arial" w:hAnsi="Arial" w:cs="Arial"/>
                <w:b/>
                <w:bCs/>
                <w:noProof/>
                <w:sz w:val="14"/>
                <w:szCs w:val="14"/>
              </w:rPr>
              <w:t>8</w:t>
            </w:r>
            <w:r w:rsidRPr="00B71081">
              <w:rPr>
                <w:rFonts w:ascii="Arial" w:hAnsi="Arial" w:cs="Arial"/>
                <w:b/>
                <w:bCs/>
                <w:sz w:val="14"/>
                <w:szCs w:val="14"/>
              </w:rPr>
              <w:fldChar w:fldCharType="end"/>
            </w:r>
            <w:r w:rsidRPr="00B71081">
              <w:rPr>
                <w:rFonts w:ascii="Arial" w:hAnsi="Arial" w:cs="Arial"/>
                <w:sz w:val="14"/>
                <w:szCs w:val="14"/>
              </w:rPr>
              <w:t xml:space="preserve"> de </w:t>
            </w:r>
            <w:r w:rsidRPr="00B71081">
              <w:rPr>
                <w:rFonts w:ascii="Arial" w:hAnsi="Arial" w:cs="Arial"/>
                <w:b/>
                <w:bCs/>
                <w:sz w:val="14"/>
                <w:szCs w:val="14"/>
              </w:rPr>
              <w:fldChar w:fldCharType="begin"/>
            </w:r>
            <w:r w:rsidRPr="00B71081">
              <w:rPr>
                <w:rFonts w:ascii="Arial" w:hAnsi="Arial" w:cs="Arial"/>
                <w:b/>
                <w:bCs/>
                <w:sz w:val="14"/>
                <w:szCs w:val="14"/>
              </w:rPr>
              <w:instrText>NUMPAGES</w:instrText>
            </w:r>
            <w:r w:rsidRPr="00B71081">
              <w:rPr>
                <w:rFonts w:ascii="Arial" w:hAnsi="Arial" w:cs="Arial"/>
                <w:b/>
                <w:bCs/>
                <w:sz w:val="14"/>
                <w:szCs w:val="14"/>
              </w:rPr>
              <w:fldChar w:fldCharType="separate"/>
            </w:r>
            <w:r w:rsidR="002A0B77">
              <w:rPr>
                <w:rFonts w:ascii="Arial" w:hAnsi="Arial" w:cs="Arial"/>
                <w:b/>
                <w:bCs/>
                <w:noProof/>
                <w:sz w:val="14"/>
                <w:szCs w:val="14"/>
              </w:rPr>
              <w:t>88</w:t>
            </w:r>
            <w:r w:rsidRPr="00B71081">
              <w:rPr>
                <w:rFonts w:ascii="Arial" w:hAnsi="Arial" w:cs="Arial"/>
                <w:b/>
                <w:bCs/>
                <w:sz w:val="14"/>
                <w:szCs w:val="14"/>
              </w:rPr>
              <w:fldChar w:fldCharType="end"/>
            </w: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74D2" w:rsidRPr="00295116" w:rsidRDefault="00AF74D2" w:rsidP="00EB43E4">
    <w:pPr>
      <w:pStyle w:val="Piedepgina"/>
      <w:jc w:val="center"/>
      <w:rPr>
        <w:rFonts w:ascii="Arial" w:hAnsi="Arial" w:cs="Arial"/>
        <w:sz w:val="14"/>
        <w:szCs w:val="14"/>
      </w:rPr>
    </w:pPr>
  </w:p>
  <w:sdt>
    <w:sdtPr>
      <w:rPr>
        <w:rFonts w:ascii="Arial" w:hAnsi="Arial" w:cs="Arial"/>
        <w:sz w:val="14"/>
        <w:szCs w:val="14"/>
      </w:rPr>
      <w:id w:val="2281241"/>
      <w:docPartObj>
        <w:docPartGallery w:val="Page Numbers (Top of Page)"/>
        <w:docPartUnique/>
      </w:docPartObj>
    </w:sdtPr>
    <w:sdtEndPr/>
    <w:sdtContent>
      <w:p w:rsidR="00AF74D2" w:rsidRPr="00632CAE" w:rsidRDefault="00AF74D2" w:rsidP="00632CAE">
        <w:pPr>
          <w:pStyle w:val="Piedepgina"/>
          <w:jc w:val="center"/>
          <w:rPr>
            <w:rFonts w:ascii="Arial" w:hAnsi="Arial" w:cs="Arial"/>
            <w:sz w:val="14"/>
            <w:szCs w:val="14"/>
          </w:rPr>
        </w:pPr>
        <w:r w:rsidRPr="00B71081">
          <w:rPr>
            <w:rFonts w:ascii="Arial" w:hAnsi="Arial" w:cs="Arial"/>
            <w:sz w:val="14"/>
            <w:szCs w:val="14"/>
          </w:rPr>
          <w:t xml:space="preserve">Página </w:t>
        </w:r>
        <w:r w:rsidRPr="00632CAE">
          <w:rPr>
            <w:rFonts w:ascii="Arial" w:hAnsi="Arial" w:cs="Arial"/>
            <w:sz w:val="14"/>
            <w:szCs w:val="14"/>
          </w:rPr>
          <w:fldChar w:fldCharType="begin"/>
        </w:r>
        <w:r w:rsidRPr="00632CAE">
          <w:rPr>
            <w:rFonts w:ascii="Arial" w:hAnsi="Arial" w:cs="Arial"/>
            <w:sz w:val="14"/>
            <w:szCs w:val="14"/>
          </w:rPr>
          <w:instrText>PAGE</w:instrText>
        </w:r>
        <w:r w:rsidRPr="00632CAE">
          <w:rPr>
            <w:rFonts w:ascii="Arial" w:hAnsi="Arial" w:cs="Arial"/>
            <w:sz w:val="14"/>
            <w:szCs w:val="14"/>
          </w:rPr>
          <w:fldChar w:fldCharType="separate"/>
        </w:r>
        <w:r w:rsidR="002A0B77">
          <w:rPr>
            <w:rFonts w:ascii="Arial" w:hAnsi="Arial" w:cs="Arial"/>
            <w:noProof/>
            <w:sz w:val="14"/>
            <w:szCs w:val="14"/>
          </w:rPr>
          <w:t>7</w:t>
        </w:r>
        <w:r w:rsidRPr="00632CAE">
          <w:rPr>
            <w:rFonts w:ascii="Arial" w:hAnsi="Arial" w:cs="Arial"/>
            <w:sz w:val="14"/>
            <w:szCs w:val="14"/>
          </w:rPr>
          <w:fldChar w:fldCharType="end"/>
        </w:r>
        <w:r w:rsidRPr="00B71081">
          <w:rPr>
            <w:rFonts w:ascii="Arial" w:hAnsi="Arial" w:cs="Arial"/>
            <w:sz w:val="14"/>
            <w:szCs w:val="14"/>
          </w:rPr>
          <w:t xml:space="preserve"> de </w:t>
        </w:r>
        <w:r w:rsidRPr="00632CAE">
          <w:rPr>
            <w:rFonts w:ascii="Arial" w:hAnsi="Arial" w:cs="Arial"/>
            <w:sz w:val="14"/>
            <w:szCs w:val="14"/>
          </w:rPr>
          <w:fldChar w:fldCharType="begin"/>
        </w:r>
        <w:r w:rsidRPr="00632CAE">
          <w:rPr>
            <w:rFonts w:ascii="Arial" w:hAnsi="Arial" w:cs="Arial"/>
            <w:sz w:val="14"/>
            <w:szCs w:val="14"/>
          </w:rPr>
          <w:instrText>NUMPAGES</w:instrText>
        </w:r>
        <w:r w:rsidRPr="00632CAE">
          <w:rPr>
            <w:rFonts w:ascii="Arial" w:hAnsi="Arial" w:cs="Arial"/>
            <w:sz w:val="14"/>
            <w:szCs w:val="14"/>
          </w:rPr>
          <w:fldChar w:fldCharType="separate"/>
        </w:r>
        <w:r w:rsidR="002A0B77">
          <w:rPr>
            <w:rFonts w:ascii="Arial" w:hAnsi="Arial" w:cs="Arial"/>
            <w:noProof/>
            <w:sz w:val="14"/>
            <w:szCs w:val="14"/>
          </w:rPr>
          <w:t>88</w:t>
        </w:r>
        <w:r w:rsidRPr="00632CAE">
          <w:rPr>
            <w:rFonts w:ascii="Arial" w:hAnsi="Arial" w:cs="Arial"/>
            <w:sz w:val="14"/>
            <w:szCs w:val="14"/>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74D2" w:rsidRDefault="00AF74D2">
    <w:pPr>
      <w:pStyle w:val="GELPiePa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6A68" w:rsidRDefault="00AF6A68" w:rsidP="0002426A">
      <w:r>
        <w:separator/>
      </w:r>
    </w:p>
  </w:footnote>
  <w:footnote w:type="continuationSeparator" w:id="0">
    <w:p w:rsidR="00AF6A68" w:rsidRDefault="00AF6A68" w:rsidP="0002426A">
      <w:r>
        <w:continuationSeparator/>
      </w:r>
    </w:p>
  </w:footnote>
  <w:footnote w:type="continuationNotice" w:id="1">
    <w:p w:rsidR="00AF6A68" w:rsidRDefault="00AF6A6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74D2" w:rsidRDefault="00AF74D2" w:rsidP="00EB40DC">
    <w:pPr>
      <w:pStyle w:val="GELEncabezado"/>
      <w:jc w:val="right"/>
    </w:pPr>
    <w:r>
      <w:rPr>
        <w:noProof/>
        <w:lang w:val="es-CO" w:eastAsia="es-CO"/>
      </w:rPr>
      <w:drawing>
        <wp:anchor distT="0" distB="0" distL="114300" distR="114300" simplePos="0" relativeHeight="251660288" behindDoc="0" locked="0" layoutInCell="1" allowOverlap="1" wp14:anchorId="6A6B9261" wp14:editId="3BDB86DA">
          <wp:simplePos x="0" y="0"/>
          <wp:positionH relativeFrom="column">
            <wp:posOffset>2540</wp:posOffset>
          </wp:positionH>
          <wp:positionV relativeFrom="paragraph">
            <wp:posOffset>-45085</wp:posOffset>
          </wp:positionV>
          <wp:extent cx="1771650" cy="535305"/>
          <wp:effectExtent l="0" t="0" r="0" b="0"/>
          <wp:wrapNone/>
          <wp:docPr id="14" name="Imagen 14" descr="Manual mintic-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nual mintic-22"/>
                  <pic:cNvPicPr>
                    <a:picLocks noChangeAspect="1" noChangeArrowheads="1"/>
                  </pic:cNvPicPr>
                </pic:nvPicPr>
                <pic:blipFill rotWithShape="1">
                  <a:blip r:embed="rId1">
                    <a:extLst>
                      <a:ext uri="{28A0092B-C50C-407E-A947-70E740481C1C}">
                        <a14:useLocalDpi xmlns:a14="http://schemas.microsoft.com/office/drawing/2010/main" val="0"/>
                      </a:ext>
                    </a:extLst>
                  </a:blip>
                  <a:srcRect b="12290"/>
                  <a:stretch/>
                </pic:blipFill>
                <pic:spPr bwMode="auto">
                  <a:xfrm>
                    <a:off x="0" y="0"/>
                    <a:ext cx="1771650" cy="5353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B40DC">
      <w:t xml:space="preserve">Manual de instalación, configuración y </w:t>
    </w:r>
  </w:p>
  <w:p w:rsidR="00AF74D2" w:rsidRDefault="00AF74D2" w:rsidP="00EB40DC">
    <w:pPr>
      <w:pStyle w:val="GELEncabezado"/>
      <w:jc w:val="right"/>
    </w:pPr>
    <w:r w:rsidRPr="00EB40DC">
      <w:t>solución de problemas</w:t>
    </w:r>
    <w:r>
      <w:t xml:space="preserve"> </w:t>
    </w:r>
    <w:del w:id="756" w:author="Carolina Fajardo" w:date="2014-11-20T10:34:00Z">
      <w:r>
        <w:delText>-</w:delText>
      </w:r>
    </w:del>
    <w:ins w:id="757" w:author="Carolina Fajardo" w:date="2014-11-20T10:34:00Z">
      <w:r>
        <w:t>–</w:t>
      </w:r>
    </w:ins>
    <w:r>
      <w:t xml:space="preserve"> EBA</w:t>
    </w:r>
  </w:p>
  <w:p w:rsidR="00AF74D2" w:rsidRDefault="00AF74D2" w:rsidP="00EB40DC">
    <w:pPr>
      <w:pStyle w:val="GELEncabezado"/>
      <w:jc w:val="right"/>
      <w:rPr>
        <w:ins w:id="758" w:author="Carolina Fajardo" w:date="2014-11-20T10:34:00Z"/>
      </w:rPr>
    </w:pPr>
  </w:p>
  <w:p w:rsidR="00AF74D2" w:rsidRPr="003F1B98" w:rsidRDefault="00AF74D2" w:rsidP="008270C6">
    <w:pPr>
      <w:pStyle w:val="GELEncabezado"/>
      <w:jc w:val="right"/>
    </w:pPr>
    <w:r>
      <w:t>SOLUCIONES Mó</w:t>
    </w:r>
    <w:r w:rsidRPr="003F1B98">
      <w:t>VILES 4</w:t>
    </w:r>
  </w:p>
  <w:p w:rsidR="00AF74D2" w:rsidRDefault="00AF74D2">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74D2" w:rsidRPr="00F62C45" w:rsidRDefault="00AF74D2" w:rsidP="007D1641">
    <w:pPr>
      <w:pStyle w:val="GELEncabezado"/>
      <w:jc w:val="left"/>
    </w:pPr>
    <w:r>
      <w:rPr>
        <w:noProof/>
        <w:lang w:val="es-CO" w:eastAsia="es-CO"/>
      </w:rPr>
      <w:drawing>
        <wp:anchor distT="0" distB="0" distL="114300" distR="114300" simplePos="0" relativeHeight="251662336" behindDoc="1" locked="0" layoutInCell="1" allowOverlap="1" wp14:anchorId="12EC5DF4" wp14:editId="10DD0C72">
          <wp:simplePos x="0" y="0"/>
          <wp:positionH relativeFrom="column">
            <wp:posOffset>4558665</wp:posOffset>
          </wp:positionH>
          <wp:positionV relativeFrom="margin">
            <wp:posOffset>-732790</wp:posOffset>
          </wp:positionV>
          <wp:extent cx="1104900" cy="356235"/>
          <wp:effectExtent l="0" t="0" r="0" b="5715"/>
          <wp:wrapNone/>
          <wp:docPr id="15" name="Imagen 15" descr="Descripción: Manual mintic PROSPERIDAD-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ción: Manual mintic PROSPERIDAD-2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4900" cy="3562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63360" behindDoc="1" locked="0" layoutInCell="1" allowOverlap="1" wp14:anchorId="0B332ABD" wp14:editId="44FB466A">
          <wp:simplePos x="0" y="0"/>
          <wp:positionH relativeFrom="column">
            <wp:posOffset>3472815</wp:posOffset>
          </wp:positionH>
          <wp:positionV relativeFrom="margin">
            <wp:posOffset>-708660</wp:posOffset>
          </wp:positionV>
          <wp:extent cx="1085850" cy="333375"/>
          <wp:effectExtent l="0" t="0" r="0" b="9525"/>
          <wp:wrapNone/>
          <wp:docPr id="16" name="Imagen 16" descr="Descripción: vive digital logo 201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ción: vive digital logo 2012-01.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5850" cy="333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62C45">
      <w:t xml:space="preserve">SOLUCIONES </w:t>
    </w:r>
    <w:r>
      <w:t>Y SERVICIOS TECNOLÓGICO</w:t>
    </w:r>
    <w:r w:rsidRPr="00F62C45">
      <w:t>S</w:t>
    </w:r>
  </w:p>
  <w:p w:rsidR="00AF74D2" w:rsidRPr="001B0FD1" w:rsidRDefault="00AF74D2" w:rsidP="007D1641">
    <w:pPr>
      <w:pStyle w:val="GELEncabezado"/>
      <w:jc w:val="left"/>
    </w:pPr>
    <w:r w:rsidRPr="00F62C45">
      <w:t xml:space="preserve">DIRECCIÓN </w:t>
    </w:r>
    <w:r>
      <w:t xml:space="preserve">DE </w:t>
    </w:r>
    <w:r w:rsidRPr="00F62C45">
      <w:t>GOBIERNO EN  LÍNEA</w:t>
    </w:r>
  </w:p>
  <w:p w:rsidR="00AF74D2" w:rsidRDefault="00AF74D2" w:rsidP="00F41277">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Ttulo11"/>
      <w:lvlText w:val=""/>
      <w:lvlJc w:val="left"/>
      <w:pPr>
        <w:tabs>
          <w:tab w:val="num" w:pos="432"/>
        </w:tabs>
        <w:ind w:left="432" w:hanging="432"/>
      </w:pPr>
    </w:lvl>
    <w:lvl w:ilvl="1">
      <w:start w:val="1"/>
      <w:numFmt w:val="none"/>
      <w:pStyle w:val="Ttulo21"/>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nsid w:val="00000002"/>
    <w:multiLevelType w:val="multilevel"/>
    <w:tmpl w:val="ACD02478"/>
    <w:name w:val="RTF_Num 2"/>
    <w:lvl w:ilvl="0">
      <w:start w:val="1"/>
      <w:numFmt w:val="decimal"/>
      <w:lvlText w:val="%1"/>
      <w:lvlJc w:val="left"/>
      <w:pPr>
        <w:tabs>
          <w:tab w:val="num" w:pos="432"/>
        </w:tabs>
        <w:ind w:left="432" w:hanging="432"/>
      </w:pPr>
      <w:rPr>
        <w:lang w:val="es-ES_tradnl"/>
      </w:rPr>
    </w:lvl>
    <w:lvl w:ilvl="1">
      <w:start w:val="1"/>
      <w:numFmt w:val="decimal"/>
      <w:lvlText w:val="%1.%2"/>
      <w:lvlJc w:val="left"/>
      <w:pPr>
        <w:tabs>
          <w:tab w:val="num" w:pos="576"/>
        </w:tabs>
        <w:ind w:left="576" w:hanging="576"/>
      </w:pPr>
      <w:rPr>
        <w:b w:val="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nsid w:val="01E970C5"/>
    <w:multiLevelType w:val="hybridMultilevel"/>
    <w:tmpl w:val="7474F3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78B0BCD"/>
    <w:multiLevelType w:val="multilevel"/>
    <w:tmpl w:val="EDEAAA92"/>
    <w:lvl w:ilvl="0">
      <w:start w:val="1"/>
      <w:numFmt w:val="decimal"/>
      <w:pStyle w:val="GELTtulo1"/>
      <w:lvlText w:val="%1."/>
      <w:lvlJc w:val="left"/>
      <w:pPr>
        <w:ind w:left="0" w:firstLine="0"/>
      </w:pPr>
      <w:rPr>
        <w:rFonts w:hint="default"/>
      </w:rPr>
    </w:lvl>
    <w:lvl w:ilvl="1">
      <w:start w:val="1"/>
      <w:numFmt w:val="decimal"/>
      <w:pStyle w:val="GELTtulo2"/>
      <w:isLgl/>
      <w:lvlText w:val="%1.%2"/>
      <w:lvlJc w:val="left"/>
      <w:pPr>
        <w:ind w:left="0" w:firstLine="0"/>
      </w:pPr>
      <w:rPr>
        <w:rFonts w:hint="default"/>
        <w:b/>
      </w:rPr>
    </w:lvl>
    <w:lvl w:ilvl="2">
      <w:start w:val="1"/>
      <w:numFmt w:val="decimal"/>
      <w:pStyle w:val="GELTtulo3"/>
      <w:isLgl/>
      <w:lvlText w:val="%1.%2.%3"/>
      <w:lvlJc w:val="left"/>
      <w:pPr>
        <w:ind w:left="72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0BC664B2"/>
    <w:multiLevelType w:val="hybridMultilevel"/>
    <w:tmpl w:val="8C3409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E7C6C2D"/>
    <w:multiLevelType w:val="hybridMultilevel"/>
    <w:tmpl w:val="A03235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0F36CF8"/>
    <w:multiLevelType w:val="multilevel"/>
    <w:tmpl w:val="E9CE4102"/>
    <w:lvl w:ilvl="0">
      <w:start w:val="1"/>
      <w:numFmt w:val="decimal"/>
      <w:lvlText w:val="%1."/>
      <w:lvlJc w:val="left"/>
      <w:pPr>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pStyle w:val="GELMEMA4"/>
      <w:lvlText w:val="%1.%2.%3"/>
      <w:lvlJc w:val="left"/>
      <w:pPr>
        <w:tabs>
          <w:tab w:val="num" w:pos="1080"/>
        </w:tabs>
        <w:ind w:left="1080" w:hanging="1080"/>
      </w:pPr>
      <w:rPr>
        <w:rFonts w:hint="default"/>
        <w:b/>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7">
    <w:nsid w:val="162A087E"/>
    <w:multiLevelType w:val="hybridMultilevel"/>
    <w:tmpl w:val="DFDCB4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9080F26"/>
    <w:multiLevelType w:val="hybridMultilevel"/>
    <w:tmpl w:val="E3A25E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BBE0971"/>
    <w:multiLevelType w:val="hybridMultilevel"/>
    <w:tmpl w:val="93BC1A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AA650F0"/>
    <w:multiLevelType w:val="hybridMultilevel"/>
    <w:tmpl w:val="3696A466"/>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2AE84947"/>
    <w:multiLevelType w:val="hybridMultilevel"/>
    <w:tmpl w:val="E6BA0912"/>
    <w:lvl w:ilvl="0" w:tplc="49A49EB6">
      <w:start w:val="1"/>
      <w:numFmt w:val="decimal"/>
      <w:pStyle w:val="GELVietanum"/>
      <w:lvlText w:val="%1. "/>
      <w:lvlJc w:val="left"/>
      <w:pPr>
        <w:ind w:left="720" w:hanging="360"/>
      </w:pPr>
      <w:rPr>
        <w:rFonts w:ascii="Arial" w:hAnsi="Arial"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143014F"/>
    <w:multiLevelType w:val="hybridMultilevel"/>
    <w:tmpl w:val="C10A28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5AD7DAD"/>
    <w:multiLevelType w:val="hybridMultilevel"/>
    <w:tmpl w:val="6A2EDF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77D6829"/>
    <w:multiLevelType w:val="hybridMultilevel"/>
    <w:tmpl w:val="86363E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BD63B55"/>
    <w:multiLevelType w:val="hybridMultilevel"/>
    <w:tmpl w:val="804EC4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EBC7DC1"/>
    <w:multiLevelType w:val="multilevel"/>
    <w:tmpl w:val="8C4CD1F2"/>
    <w:lvl w:ilvl="0">
      <w:start w:val="1"/>
      <w:numFmt w:val="decimal"/>
      <w:pStyle w:val="Ttulo1"/>
      <w:lvlText w:val="%1"/>
      <w:lvlJc w:val="left"/>
      <w:pPr>
        <w:ind w:left="432" w:hanging="432"/>
      </w:pPr>
      <w:rPr>
        <w:b/>
        <w:sz w:val="20"/>
        <w:szCs w:val="20"/>
      </w:rPr>
    </w:lvl>
    <w:lvl w:ilvl="1">
      <w:start w:val="1"/>
      <w:numFmt w:val="decimal"/>
      <w:pStyle w:val="Ttulo2"/>
      <w:lvlText w:val="%1.%2"/>
      <w:lvlJc w:val="left"/>
      <w:pPr>
        <w:ind w:left="576" w:hanging="576"/>
      </w:pPr>
      <w:rPr>
        <w:b/>
        <w:sz w:val="20"/>
        <w:szCs w:val="2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nsid w:val="3FB94AF1"/>
    <w:multiLevelType w:val="hybridMultilevel"/>
    <w:tmpl w:val="03C043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462A7987"/>
    <w:multiLevelType w:val="hybridMultilevel"/>
    <w:tmpl w:val="18DAB738"/>
    <w:lvl w:ilvl="0" w:tplc="248EDCFE">
      <w:start w:val="1"/>
      <w:numFmt w:val="lowerLetter"/>
      <w:pStyle w:val="GELVietaabcd"/>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9">
    <w:nsid w:val="48AF36A2"/>
    <w:multiLevelType w:val="hybridMultilevel"/>
    <w:tmpl w:val="65A62A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4B1E137C"/>
    <w:multiLevelType w:val="hybridMultilevel"/>
    <w:tmpl w:val="C8BEB30E"/>
    <w:lvl w:ilvl="0" w:tplc="0C0A000F">
      <w:start w:val="1"/>
      <w:numFmt w:val="bullet"/>
      <w:pStyle w:val="GELMEMANORMALVIETA"/>
      <w:lvlText w:val=""/>
      <w:lvlJc w:val="left"/>
      <w:pPr>
        <w:ind w:left="360" w:hanging="360"/>
      </w:pPr>
      <w:rPr>
        <w:rFonts w:ascii="Symbol" w:hAnsi="Symbol" w:hint="default"/>
      </w:rPr>
    </w:lvl>
    <w:lvl w:ilvl="1" w:tplc="0C0A0019" w:tentative="1">
      <w:start w:val="1"/>
      <w:numFmt w:val="bullet"/>
      <w:lvlText w:val="o"/>
      <w:lvlJc w:val="left"/>
      <w:pPr>
        <w:ind w:left="1080" w:hanging="360"/>
      </w:pPr>
      <w:rPr>
        <w:rFonts w:ascii="Courier New" w:hAnsi="Courier New" w:cs="Courier New" w:hint="default"/>
      </w:rPr>
    </w:lvl>
    <w:lvl w:ilvl="2" w:tplc="0C0A001B" w:tentative="1">
      <w:start w:val="1"/>
      <w:numFmt w:val="bullet"/>
      <w:lvlText w:val=""/>
      <w:lvlJc w:val="left"/>
      <w:pPr>
        <w:ind w:left="1800" w:hanging="360"/>
      </w:pPr>
      <w:rPr>
        <w:rFonts w:ascii="Wingdings" w:hAnsi="Wingdings" w:hint="default"/>
      </w:rPr>
    </w:lvl>
    <w:lvl w:ilvl="3" w:tplc="0C0A000F" w:tentative="1">
      <w:start w:val="1"/>
      <w:numFmt w:val="bullet"/>
      <w:lvlText w:val=""/>
      <w:lvlJc w:val="left"/>
      <w:pPr>
        <w:ind w:left="2520" w:hanging="360"/>
      </w:pPr>
      <w:rPr>
        <w:rFonts w:ascii="Symbol" w:hAnsi="Symbol" w:hint="default"/>
      </w:rPr>
    </w:lvl>
    <w:lvl w:ilvl="4" w:tplc="0C0A0019" w:tentative="1">
      <w:start w:val="1"/>
      <w:numFmt w:val="bullet"/>
      <w:lvlText w:val="o"/>
      <w:lvlJc w:val="left"/>
      <w:pPr>
        <w:ind w:left="3240" w:hanging="360"/>
      </w:pPr>
      <w:rPr>
        <w:rFonts w:ascii="Courier New" w:hAnsi="Courier New" w:cs="Courier New" w:hint="default"/>
      </w:rPr>
    </w:lvl>
    <w:lvl w:ilvl="5" w:tplc="0C0A001B" w:tentative="1">
      <w:start w:val="1"/>
      <w:numFmt w:val="bullet"/>
      <w:lvlText w:val=""/>
      <w:lvlJc w:val="left"/>
      <w:pPr>
        <w:ind w:left="3960" w:hanging="360"/>
      </w:pPr>
      <w:rPr>
        <w:rFonts w:ascii="Wingdings" w:hAnsi="Wingdings" w:hint="default"/>
      </w:rPr>
    </w:lvl>
    <w:lvl w:ilvl="6" w:tplc="0C0A000F" w:tentative="1">
      <w:start w:val="1"/>
      <w:numFmt w:val="bullet"/>
      <w:lvlText w:val=""/>
      <w:lvlJc w:val="left"/>
      <w:pPr>
        <w:ind w:left="4680" w:hanging="360"/>
      </w:pPr>
      <w:rPr>
        <w:rFonts w:ascii="Symbol" w:hAnsi="Symbol" w:hint="default"/>
      </w:rPr>
    </w:lvl>
    <w:lvl w:ilvl="7" w:tplc="0C0A0019" w:tentative="1">
      <w:start w:val="1"/>
      <w:numFmt w:val="bullet"/>
      <w:lvlText w:val="o"/>
      <w:lvlJc w:val="left"/>
      <w:pPr>
        <w:ind w:left="5400" w:hanging="360"/>
      </w:pPr>
      <w:rPr>
        <w:rFonts w:ascii="Courier New" w:hAnsi="Courier New" w:cs="Courier New" w:hint="default"/>
      </w:rPr>
    </w:lvl>
    <w:lvl w:ilvl="8" w:tplc="0C0A001B" w:tentative="1">
      <w:start w:val="1"/>
      <w:numFmt w:val="bullet"/>
      <w:lvlText w:val=""/>
      <w:lvlJc w:val="left"/>
      <w:pPr>
        <w:ind w:left="6120" w:hanging="360"/>
      </w:pPr>
      <w:rPr>
        <w:rFonts w:ascii="Wingdings" w:hAnsi="Wingdings" w:hint="default"/>
      </w:rPr>
    </w:lvl>
  </w:abstractNum>
  <w:abstractNum w:abstractNumId="21">
    <w:nsid w:val="4DEB73A0"/>
    <w:multiLevelType w:val="hybridMultilevel"/>
    <w:tmpl w:val="331E64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556F4418"/>
    <w:multiLevelType w:val="hybridMultilevel"/>
    <w:tmpl w:val="2506A8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73874F7A"/>
    <w:multiLevelType w:val="hybridMultilevel"/>
    <w:tmpl w:val="857EBD8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75AF1C64"/>
    <w:multiLevelType w:val="hybridMultilevel"/>
    <w:tmpl w:val="E0E2E1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789E12A6"/>
    <w:multiLevelType w:val="hybridMultilevel"/>
    <w:tmpl w:val="161468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792D0661"/>
    <w:multiLevelType w:val="hybridMultilevel"/>
    <w:tmpl w:val="93E8CE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7B802CB8"/>
    <w:multiLevelType w:val="hybridMultilevel"/>
    <w:tmpl w:val="A5C61458"/>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16"/>
  </w:num>
  <w:num w:numId="3">
    <w:abstractNumId w:val="3"/>
  </w:num>
  <w:num w:numId="4">
    <w:abstractNumId w:val="11"/>
  </w:num>
  <w:num w:numId="5">
    <w:abstractNumId w:val="0"/>
  </w:num>
  <w:num w:numId="6">
    <w:abstractNumId w:val="20"/>
  </w:num>
  <w:num w:numId="7">
    <w:abstractNumId w:val="18"/>
  </w:num>
  <w:num w:numId="8">
    <w:abstractNumId w:val="6"/>
  </w:num>
  <w:num w:numId="9">
    <w:abstractNumId w:val="14"/>
  </w:num>
  <w:num w:numId="10">
    <w:abstractNumId w:val="24"/>
  </w:num>
  <w:num w:numId="11">
    <w:abstractNumId w:val="9"/>
  </w:num>
  <w:num w:numId="12">
    <w:abstractNumId w:val="25"/>
  </w:num>
  <w:num w:numId="13">
    <w:abstractNumId w:val="22"/>
  </w:num>
  <w:num w:numId="14">
    <w:abstractNumId w:val="2"/>
  </w:num>
  <w:num w:numId="15">
    <w:abstractNumId w:val="12"/>
  </w:num>
  <w:num w:numId="16">
    <w:abstractNumId w:val="26"/>
  </w:num>
  <w:num w:numId="17">
    <w:abstractNumId w:val="8"/>
  </w:num>
  <w:num w:numId="18">
    <w:abstractNumId w:val="13"/>
  </w:num>
  <w:num w:numId="19">
    <w:abstractNumId w:val="7"/>
  </w:num>
  <w:num w:numId="20">
    <w:abstractNumId w:val="23"/>
  </w:num>
  <w:num w:numId="21">
    <w:abstractNumId w:val="27"/>
  </w:num>
  <w:num w:numId="22">
    <w:abstractNumId w:val="17"/>
  </w:num>
  <w:num w:numId="23">
    <w:abstractNumId w:val="15"/>
  </w:num>
  <w:num w:numId="24">
    <w:abstractNumId w:val="4"/>
  </w:num>
  <w:num w:numId="25">
    <w:abstractNumId w:val="21"/>
  </w:num>
  <w:num w:numId="26">
    <w:abstractNumId w:val="5"/>
  </w:num>
  <w:num w:numId="27">
    <w:abstractNumId w:val="10"/>
  </w:num>
  <w:num w:numId="28">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09"/>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34A1"/>
    <w:rsid w:val="00001897"/>
    <w:rsid w:val="000076F0"/>
    <w:rsid w:val="000109D9"/>
    <w:rsid w:val="00012B1E"/>
    <w:rsid w:val="00015EAF"/>
    <w:rsid w:val="00016136"/>
    <w:rsid w:val="00017398"/>
    <w:rsid w:val="000203D0"/>
    <w:rsid w:val="000210F9"/>
    <w:rsid w:val="00023E7E"/>
    <w:rsid w:val="0002426A"/>
    <w:rsid w:val="00024476"/>
    <w:rsid w:val="00027C8A"/>
    <w:rsid w:val="00034DF8"/>
    <w:rsid w:val="00040251"/>
    <w:rsid w:val="00044294"/>
    <w:rsid w:val="00045CF3"/>
    <w:rsid w:val="0004625D"/>
    <w:rsid w:val="000510DE"/>
    <w:rsid w:val="0005200F"/>
    <w:rsid w:val="00052A3E"/>
    <w:rsid w:val="00052CD1"/>
    <w:rsid w:val="00061B89"/>
    <w:rsid w:val="0006366F"/>
    <w:rsid w:val="00064162"/>
    <w:rsid w:val="000731D7"/>
    <w:rsid w:val="00073698"/>
    <w:rsid w:val="00074B96"/>
    <w:rsid w:val="0007744A"/>
    <w:rsid w:val="00080415"/>
    <w:rsid w:val="00085611"/>
    <w:rsid w:val="0009168C"/>
    <w:rsid w:val="00093174"/>
    <w:rsid w:val="0009389B"/>
    <w:rsid w:val="00095572"/>
    <w:rsid w:val="000A520D"/>
    <w:rsid w:val="000A67F2"/>
    <w:rsid w:val="000A76FB"/>
    <w:rsid w:val="000B0112"/>
    <w:rsid w:val="000B35EC"/>
    <w:rsid w:val="000B3DE2"/>
    <w:rsid w:val="000B495B"/>
    <w:rsid w:val="000B66B3"/>
    <w:rsid w:val="000B7DB2"/>
    <w:rsid w:val="000C1F20"/>
    <w:rsid w:val="000C204B"/>
    <w:rsid w:val="000C2F80"/>
    <w:rsid w:val="000C5B49"/>
    <w:rsid w:val="000C5E1B"/>
    <w:rsid w:val="000D2775"/>
    <w:rsid w:val="000D34A1"/>
    <w:rsid w:val="000D4EC1"/>
    <w:rsid w:val="000D5CA4"/>
    <w:rsid w:val="000D7340"/>
    <w:rsid w:val="000E091C"/>
    <w:rsid w:val="000E1C58"/>
    <w:rsid w:val="000E7CC0"/>
    <w:rsid w:val="000F5DCA"/>
    <w:rsid w:val="000F7D23"/>
    <w:rsid w:val="0011008D"/>
    <w:rsid w:val="00110C3B"/>
    <w:rsid w:val="001128E6"/>
    <w:rsid w:val="00117C8C"/>
    <w:rsid w:val="001214B8"/>
    <w:rsid w:val="00122A98"/>
    <w:rsid w:val="00123661"/>
    <w:rsid w:val="00123E61"/>
    <w:rsid w:val="00130F1E"/>
    <w:rsid w:val="001325CE"/>
    <w:rsid w:val="00132BB5"/>
    <w:rsid w:val="00133CAF"/>
    <w:rsid w:val="0013419C"/>
    <w:rsid w:val="00136617"/>
    <w:rsid w:val="001379FB"/>
    <w:rsid w:val="00141D87"/>
    <w:rsid w:val="00142465"/>
    <w:rsid w:val="0014718B"/>
    <w:rsid w:val="001529E5"/>
    <w:rsid w:val="001546F8"/>
    <w:rsid w:val="00161189"/>
    <w:rsid w:val="00164709"/>
    <w:rsid w:val="00165572"/>
    <w:rsid w:val="00165969"/>
    <w:rsid w:val="00170C36"/>
    <w:rsid w:val="0017124F"/>
    <w:rsid w:val="00171AA6"/>
    <w:rsid w:val="00172299"/>
    <w:rsid w:val="00172952"/>
    <w:rsid w:val="0017323C"/>
    <w:rsid w:val="0017503C"/>
    <w:rsid w:val="00177CF7"/>
    <w:rsid w:val="00180267"/>
    <w:rsid w:val="0018079D"/>
    <w:rsid w:val="00180A58"/>
    <w:rsid w:val="00181661"/>
    <w:rsid w:val="001834AB"/>
    <w:rsid w:val="00183F78"/>
    <w:rsid w:val="001859A9"/>
    <w:rsid w:val="00185B70"/>
    <w:rsid w:val="00187632"/>
    <w:rsid w:val="001926E1"/>
    <w:rsid w:val="001977B6"/>
    <w:rsid w:val="00197B9D"/>
    <w:rsid w:val="001A196D"/>
    <w:rsid w:val="001A24AC"/>
    <w:rsid w:val="001A39CD"/>
    <w:rsid w:val="001A66BC"/>
    <w:rsid w:val="001A67CF"/>
    <w:rsid w:val="001A7335"/>
    <w:rsid w:val="001B0725"/>
    <w:rsid w:val="001B0D5D"/>
    <w:rsid w:val="001B0FD1"/>
    <w:rsid w:val="001B1696"/>
    <w:rsid w:val="001B511E"/>
    <w:rsid w:val="001B6F88"/>
    <w:rsid w:val="001C25D9"/>
    <w:rsid w:val="001C4D3C"/>
    <w:rsid w:val="001C63DA"/>
    <w:rsid w:val="001D0642"/>
    <w:rsid w:val="001D33B6"/>
    <w:rsid w:val="001D57E3"/>
    <w:rsid w:val="001E0C78"/>
    <w:rsid w:val="001E3ED0"/>
    <w:rsid w:val="001E46AF"/>
    <w:rsid w:val="001E60B3"/>
    <w:rsid w:val="001E7B38"/>
    <w:rsid w:val="001E7CE2"/>
    <w:rsid w:val="001F2C35"/>
    <w:rsid w:val="001F4111"/>
    <w:rsid w:val="001F6E01"/>
    <w:rsid w:val="00204537"/>
    <w:rsid w:val="00206012"/>
    <w:rsid w:val="00206B08"/>
    <w:rsid w:val="0020734F"/>
    <w:rsid w:val="00207E63"/>
    <w:rsid w:val="00215079"/>
    <w:rsid w:val="00215592"/>
    <w:rsid w:val="002172EE"/>
    <w:rsid w:val="00221A0D"/>
    <w:rsid w:val="00224A05"/>
    <w:rsid w:val="0023052C"/>
    <w:rsid w:val="00230866"/>
    <w:rsid w:val="002330C5"/>
    <w:rsid w:val="00234460"/>
    <w:rsid w:val="00234F1F"/>
    <w:rsid w:val="002356E2"/>
    <w:rsid w:val="00235E39"/>
    <w:rsid w:val="00236A87"/>
    <w:rsid w:val="0024182E"/>
    <w:rsid w:val="00242F4D"/>
    <w:rsid w:val="00244DD7"/>
    <w:rsid w:val="00245C5C"/>
    <w:rsid w:val="00245F9A"/>
    <w:rsid w:val="002470B2"/>
    <w:rsid w:val="00247B87"/>
    <w:rsid w:val="00252C8F"/>
    <w:rsid w:val="002570BD"/>
    <w:rsid w:val="002606D8"/>
    <w:rsid w:val="00260FC0"/>
    <w:rsid w:val="0026594D"/>
    <w:rsid w:val="002662F5"/>
    <w:rsid w:val="0027204E"/>
    <w:rsid w:val="002737A7"/>
    <w:rsid w:val="002825FC"/>
    <w:rsid w:val="00283AD0"/>
    <w:rsid w:val="00285973"/>
    <w:rsid w:val="00285BA3"/>
    <w:rsid w:val="002861AD"/>
    <w:rsid w:val="002870CA"/>
    <w:rsid w:val="00290B2C"/>
    <w:rsid w:val="00295116"/>
    <w:rsid w:val="002964BE"/>
    <w:rsid w:val="002A0B77"/>
    <w:rsid w:val="002A3EBD"/>
    <w:rsid w:val="002A47C3"/>
    <w:rsid w:val="002A4E19"/>
    <w:rsid w:val="002A6C32"/>
    <w:rsid w:val="002B0AC9"/>
    <w:rsid w:val="002B2AF6"/>
    <w:rsid w:val="002C320A"/>
    <w:rsid w:val="002C5048"/>
    <w:rsid w:val="002C5281"/>
    <w:rsid w:val="002C5DCD"/>
    <w:rsid w:val="002D0B6D"/>
    <w:rsid w:val="002D0F82"/>
    <w:rsid w:val="002D2DFF"/>
    <w:rsid w:val="002D4341"/>
    <w:rsid w:val="002E31E1"/>
    <w:rsid w:val="002E3791"/>
    <w:rsid w:val="002E592D"/>
    <w:rsid w:val="002F14C4"/>
    <w:rsid w:val="002F1EDA"/>
    <w:rsid w:val="002F45FF"/>
    <w:rsid w:val="002F4D26"/>
    <w:rsid w:val="002F65BC"/>
    <w:rsid w:val="002F758A"/>
    <w:rsid w:val="002F7912"/>
    <w:rsid w:val="003048CA"/>
    <w:rsid w:val="00304D2D"/>
    <w:rsid w:val="00311E96"/>
    <w:rsid w:val="0031364E"/>
    <w:rsid w:val="00316CD0"/>
    <w:rsid w:val="0031716E"/>
    <w:rsid w:val="00320667"/>
    <w:rsid w:val="00321F14"/>
    <w:rsid w:val="00322F17"/>
    <w:rsid w:val="00323660"/>
    <w:rsid w:val="0032547D"/>
    <w:rsid w:val="00335C29"/>
    <w:rsid w:val="003427D9"/>
    <w:rsid w:val="00342D2F"/>
    <w:rsid w:val="003451FD"/>
    <w:rsid w:val="0035306B"/>
    <w:rsid w:val="0035325D"/>
    <w:rsid w:val="00353E70"/>
    <w:rsid w:val="003572EA"/>
    <w:rsid w:val="003576AD"/>
    <w:rsid w:val="0036263F"/>
    <w:rsid w:val="00363C0B"/>
    <w:rsid w:val="003708F3"/>
    <w:rsid w:val="003711C3"/>
    <w:rsid w:val="00373F1A"/>
    <w:rsid w:val="003753AA"/>
    <w:rsid w:val="003755A9"/>
    <w:rsid w:val="003817B0"/>
    <w:rsid w:val="003856D9"/>
    <w:rsid w:val="00386885"/>
    <w:rsid w:val="003914FC"/>
    <w:rsid w:val="00391831"/>
    <w:rsid w:val="00395FD6"/>
    <w:rsid w:val="003970E2"/>
    <w:rsid w:val="003A0D8A"/>
    <w:rsid w:val="003A2BD9"/>
    <w:rsid w:val="003A4D0C"/>
    <w:rsid w:val="003B06B4"/>
    <w:rsid w:val="003C13B5"/>
    <w:rsid w:val="003C2165"/>
    <w:rsid w:val="003C2822"/>
    <w:rsid w:val="003C4547"/>
    <w:rsid w:val="003C67F2"/>
    <w:rsid w:val="003C751C"/>
    <w:rsid w:val="003D08B6"/>
    <w:rsid w:val="003D12E8"/>
    <w:rsid w:val="003D6198"/>
    <w:rsid w:val="003E1853"/>
    <w:rsid w:val="003E20D7"/>
    <w:rsid w:val="003E3F7F"/>
    <w:rsid w:val="003E6626"/>
    <w:rsid w:val="003E6FF4"/>
    <w:rsid w:val="003E759F"/>
    <w:rsid w:val="003E79E6"/>
    <w:rsid w:val="003F1B98"/>
    <w:rsid w:val="003F319E"/>
    <w:rsid w:val="003F5F84"/>
    <w:rsid w:val="00400F21"/>
    <w:rsid w:val="00402C02"/>
    <w:rsid w:val="00411D04"/>
    <w:rsid w:val="00413226"/>
    <w:rsid w:val="0041328C"/>
    <w:rsid w:val="0041456D"/>
    <w:rsid w:val="00414E71"/>
    <w:rsid w:val="004171E2"/>
    <w:rsid w:val="0042223F"/>
    <w:rsid w:val="00425E42"/>
    <w:rsid w:val="0042638B"/>
    <w:rsid w:val="00426A11"/>
    <w:rsid w:val="00430C6B"/>
    <w:rsid w:val="004356E4"/>
    <w:rsid w:val="00435DDF"/>
    <w:rsid w:val="00444BA0"/>
    <w:rsid w:val="004452ED"/>
    <w:rsid w:val="00445ED8"/>
    <w:rsid w:val="00447DC0"/>
    <w:rsid w:val="00452300"/>
    <w:rsid w:val="0045273C"/>
    <w:rsid w:val="00454234"/>
    <w:rsid w:val="004546BA"/>
    <w:rsid w:val="00455348"/>
    <w:rsid w:val="004563FA"/>
    <w:rsid w:val="00460AD5"/>
    <w:rsid w:val="00461A2E"/>
    <w:rsid w:val="00461BEE"/>
    <w:rsid w:val="0046399F"/>
    <w:rsid w:val="004671E2"/>
    <w:rsid w:val="00474804"/>
    <w:rsid w:val="00474AC2"/>
    <w:rsid w:val="00475071"/>
    <w:rsid w:val="004818B9"/>
    <w:rsid w:val="00482173"/>
    <w:rsid w:val="0048360A"/>
    <w:rsid w:val="00483B68"/>
    <w:rsid w:val="004861D7"/>
    <w:rsid w:val="00487C15"/>
    <w:rsid w:val="0049069F"/>
    <w:rsid w:val="00492B28"/>
    <w:rsid w:val="004935F2"/>
    <w:rsid w:val="00493BC5"/>
    <w:rsid w:val="00493E33"/>
    <w:rsid w:val="00495AB2"/>
    <w:rsid w:val="0049697E"/>
    <w:rsid w:val="00497B08"/>
    <w:rsid w:val="004A54AA"/>
    <w:rsid w:val="004B2296"/>
    <w:rsid w:val="004B2750"/>
    <w:rsid w:val="004B3E6D"/>
    <w:rsid w:val="004B5640"/>
    <w:rsid w:val="004B6868"/>
    <w:rsid w:val="004C06E0"/>
    <w:rsid w:val="004C0F60"/>
    <w:rsid w:val="004C3E73"/>
    <w:rsid w:val="004C559D"/>
    <w:rsid w:val="004C58CE"/>
    <w:rsid w:val="004C5EA8"/>
    <w:rsid w:val="004C76DF"/>
    <w:rsid w:val="004D1569"/>
    <w:rsid w:val="004D30EF"/>
    <w:rsid w:val="004D56EE"/>
    <w:rsid w:val="004D7230"/>
    <w:rsid w:val="004E041D"/>
    <w:rsid w:val="004E1367"/>
    <w:rsid w:val="004E7614"/>
    <w:rsid w:val="004E7D8E"/>
    <w:rsid w:val="004F4891"/>
    <w:rsid w:val="004F4C2B"/>
    <w:rsid w:val="004F6B78"/>
    <w:rsid w:val="00503026"/>
    <w:rsid w:val="0050305A"/>
    <w:rsid w:val="0050318E"/>
    <w:rsid w:val="0050497D"/>
    <w:rsid w:val="005154D8"/>
    <w:rsid w:val="00516319"/>
    <w:rsid w:val="005170F2"/>
    <w:rsid w:val="00520CB3"/>
    <w:rsid w:val="0052250C"/>
    <w:rsid w:val="005228E2"/>
    <w:rsid w:val="0052625E"/>
    <w:rsid w:val="005335E2"/>
    <w:rsid w:val="00537DD6"/>
    <w:rsid w:val="00543722"/>
    <w:rsid w:val="00544D95"/>
    <w:rsid w:val="005451ED"/>
    <w:rsid w:val="00547466"/>
    <w:rsid w:val="005546C8"/>
    <w:rsid w:val="005551CB"/>
    <w:rsid w:val="005559EC"/>
    <w:rsid w:val="00556344"/>
    <w:rsid w:val="0055720E"/>
    <w:rsid w:val="005639D9"/>
    <w:rsid w:val="00571F47"/>
    <w:rsid w:val="00573959"/>
    <w:rsid w:val="00577A8A"/>
    <w:rsid w:val="00582088"/>
    <w:rsid w:val="00583156"/>
    <w:rsid w:val="00584734"/>
    <w:rsid w:val="005860D6"/>
    <w:rsid w:val="00590994"/>
    <w:rsid w:val="005A2568"/>
    <w:rsid w:val="005A2A76"/>
    <w:rsid w:val="005A2B98"/>
    <w:rsid w:val="005A4BCD"/>
    <w:rsid w:val="005A4F7F"/>
    <w:rsid w:val="005A6A34"/>
    <w:rsid w:val="005B0602"/>
    <w:rsid w:val="005B0F7A"/>
    <w:rsid w:val="005B27EE"/>
    <w:rsid w:val="005B5741"/>
    <w:rsid w:val="005B7DC5"/>
    <w:rsid w:val="005C28AB"/>
    <w:rsid w:val="005C6310"/>
    <w:rsid w:val="005C632C"/>
    <w:rsid w:val="005C75B7"/>
    <w:rsid w:val="005D1B0F"/>
    <w:rsid w:val="005D670B"/>
    <w:rsid w:val="005E227E"/>
    <w:rsid w:val="005E229E"/>
    <w:rsid w:val="005E2716"/>
    <w:rsid w:val="005E38B6"/>
    <w:rsid w:val="005E5AC8"/>
    <w:rsid w:val="005E7A4C"/>
    <w:rsid w:val="005F05FD"/>
    <w:rsid w:val="005F11CA"/>
    <w:rsid w:val="005F3EA0"/>
    <w:rsid w:val="005F55C9"/>
    <w:rsid w:val="005F7D67"/>
    <w:rsid w:val="00601DE5"/>
    <w:rsid w:val="006049AB"/>
    <w:rsid w:val="00605CAC"/>
    <w:rsid w:val="00611C69"/>
    <w:rsid w:val="00611E6F"/>
    <w:rsid w:val="00612A0D"/>
    <w:rsid w:val="0061438E"/>
    <w:rsid w:val="006210A3"/>
    <w:rsid w:val="00621600"/>
    <w:rsid w:val="00621793"/>
    <w:rsid w:val="006225D3"/>
    <w:rsid w:val="0063076A"/>
    <w:rsid w:val="00632CAE"/>
    <w:rsid w:val="006428F3"/>
    <w:rsid w:val="00643FE1"/>
    <w:rsid w:val="00651853"/>
    <w:rsid w:val="00652C8F"/>
    <w:rsid w:val="00652F64"/>
    <w:rsid w:val="006540DC"/>
    <w:rsid w:val="006544E4"/>
    <w:rsid w:val="00655BE4"/>
    <w:rsid w:val="00660AF3"/>
    <w:rsid w:val="00665F95"/>
    <w:rsid w:val="00666011"/>
    <w:rsid w:val="00667D82"/>
    <w:rsid w:val="00684F57"/>
    <w:rsid w:val="00690CE1"/>
    <w:rsid w:val="00691DBF"/>
    <w:rsid w:val="006923D7"/>
    <w:rsid w:val="00692C93"/>
    <w:rsid w:val="0069412D"/>
    <w:rsid w:val="00695551"/>
    <w:rsid w:val="0069714E"/>
    <w:rsid w:val="006A126D"/>
    <w:rsid w:val="006A2144"/>
    <w:rsid w:val="006A2272"/>
    <w:rsid w:val="006A35A2"/>
    <w:rsid w:val="006A61EA"/>
    <w:rsid w:val="006A686F"/>
    <w:rsid w:val="006B2A46"/>
    <w:rsid w:val="006B3A90"/>
    <w:rsid w:val="006B3EA1"/>
    <w:rsid w:val="006B663E"/>
    <w:rsid w:val="006B6F06"/>
    <w:rsid w:val="006B6FAE"/>
    <w:rsid w:val="006B77D6"/>
    <w:rsid w:val="006C1763"/>
    <w:rsid w:val="006C65AC"/>
    <w:rsid w:val="006C79AE"/>
    <w:rsid w:val="006D3308"/>
    <w:rsid w:val="006D5161"/>
    <w:rsid w:val="006D5849"/>
    <w:rsid w:val="006D7957"/>
    <w:rsid w:val="006E1B52"/>
    <w:rsid w:val="006E2BA1"/>
    <w:rsid w:val="006E3188"/>
    <w:rsid w:val="006E3ABA"/>
    <w:rsid w:val="006E6442"/>
    <w:rsid w:val="006F0EB5"/>
    <w:rsid w:val="006F20F6"/>
    <w:rsid w:val="006F4272"/>
    <w:rsid w:val="006F6665"/>
    <w:rsid w:val="007005C5"/>
    <w:rsid w:val="00705EE7"/>
    <w:rsid w:val="00710A22"/>
    <w:rsid w:val="00713E14"/>
    <w:rsid w:val="0071586B"/>
    <w:rsid w:val="00715A93"/>
    <w:rsid w:val="00720A4A"/>
    <w:rsid w:val="00721C44"/>
    <w:rsid w:val="00732608"/>
    <w:rsid w:val="007326BB"/>
    <w:rsid w:val="0073514C"/>
    <w:rsid w:val="00735822"/>
    <w:rsid w:val="00736287"/>
    <w:rsid w:val="00737321"/>
    <w:rsid w:val="00737422"/>
    <w:rsid w:val="007379AB"/>
    <w:rsid w:val="00742C1A"/>
    <w:rsid w:val="00747920"/>
    <w:rsid w:val="00754E53"/>
    <w:rsid w:val="00755127"/>
    <w:rsid w:val="00755B35"/>
    <w:rsid w:val="0076645C"/>
    <w:rsid w:val="007679EB"/>
    <w:rsid w:val="00771691"/>
    <w:rsid w:val="007738A8"/>
    <w:rsid w:val="00773DCB"/>
    <w:rsid w:val="007748AF"/>
    <w:rsid w:val="00781A17"/>
    <w:rsid w:val="00782941"/>
    <w:rsid w:val="00790496"/>
    <w:rsid w:val="00792517"/>
    <w:rsid w:val="00796A32"/>
    <w:rsid w:val="007A2B39"/>
    <w:rsid w:val="007A4ED8"/>
    <w:rsid w:val="007A7C15"/>
    <w:rsid w:val="007B0451"/>
    <w:rsid w:val="007B0628"/>
    <w:rsid w:val="007B331B"/>
    <w:rsid w:val="007B39AE"/>
    <w:rsid w:val="007C16A9"/>
    <w:rsid w:val="007C49B2"/>
    <w:rsid w:val="007C62E9"/>
    <w:rsid w:val="007D1280"/>
    <w:rsid w:val="007D1641"/>
    <w:rsid w:val="007D5496"/>
    <w:rsid w:val="007D66E6"/>
    <w:rsid w:val="007E0D1D"/>
    <w:rsid w:val="007E2091"/>
    <w:rsid w:val="007E22E6"/>
    <w:rsid w:val="007E4B7D"/>
    <w:rsid w:val="007E6D2A"/>
    <w:rsid w:val="007E7EFA"/>
    <w:rsid w:val="007F115C"/>
    <w:rsid w:val="007F641D"/>
    <w:rsid w:val="00802AE8"/>
    <w:rsid w:val="0080380E"/>
    <w:rsid w:val="00803F09"/>
    <w:rsid w:val="00822991"/>
    <w:rsid w:val="008239CD"/>
    <w:rsid w:val="00824658"/>
    <w:rsid w:val="008270C6"/>
    <w:rsid w:val="00830D75"/>
    <w:rsid w:val="0083172B"/>
    <w:rsid w:val="0083273E"/>
    <w:rsid w:val="00832C66"/>
    <w:rsid w:val="008347F3"/>
    <w:rsid w:val="00835266"/>
    <w:rsid w:val="00835623"/>
    <w:rsid w:val="008357C4"/>
    <w:rsid w:val="008363A2"/>
    <w:rsid w:val="00836654"/>
    <w:rsid w:val="00836879"/>
    <w:rsid w:val="008405D7"/>
    <w:rsid w:val="00841CA8"/>
    <w:rsid w:val="00842A5E"/>
    <w:rsid w:val="0084552A"/>
    <w:rsid w:val="0084559B"/>
    <w:rsid w:val="008525EB"/>
    <w:rsid w:val="00853265"/>
    <w:rsid w:val="00854D8C"/>
    <w:rsid w:val="00854F75"/>
    <w:rsid w:val="00855D5C"/>
    <w:rsid w:val="008612C3"/>
    <w:rsid w:val="008622C8"/>
    <w:rsid w:val="008657DF"/>
    <w:rsid w:val="00865C70"/>
    <w:rsid w:val="00867956"/>
    <w:rsid w:val="00870283"/>
    <w:rsid w:val="0087108A"/>
    <w:rsid w:val="008721F9"/>
    <w:rsid w:val="008727B0"/>
    <w:rsid w:val="0087697B"/>
    <w:rsid w:val="00877BED"/>
    <w:rsid w:val="00881DDE"/>
    <w:rsid w:val="00882066"/>
    <w:rsid w:val="00884BF6"/>
    <w:rsid w:val="00886EE7"/>
    <w:rsid w:val="008911D0"/>
    <w:rsid w:val="0089266F"/>
    <w:rsid w:val="008938DF"/>
    <w:rsid w:val="008954F8"/>
    <w:rsid w:val="008956B5"/>
    <w:rsid w:val="008976B3"/>
    <w:rsid w:val="008A49D8"/>
    <w:rsid w:val="008A73BF"/>
    <w:rsid w:val="008B10F4"/>
    <w:rsid w:val="008B2150"/>
    <w:rsid w:val="008B42AF"/>
    <w:rsid w:val="008B562B"/>
    <w:rsid w:val="008C2019"/>
    <w:rsid w:val="008C50C5"/>
    <w:rsid w:val="008C698A"/>
    <w:rsid w:val="008C6D15"/>
    <w:rsid w:val="008D26A8"/>
    <w:rsid w:val="008D2A1D"/>
    <w:rsid w:val="008D3D2A"/>
    <w:rsid w:val="008E056E"/>
    <w:rsid w:val="008E1C64"/>
    <w:rsid w:val="008E3198"/>
    <w:rsid w:val="008E4B36"/>
    <w:rsid w:val="008E591F"/>
    <w:rsid w:val="009024EE"/>
    <w:rsid w:val="00902E89"/>
    <w:rsid w:val="00905523"/>
    <w:rsid w:val="0090671A"/>
    <w:rsid w:val="009076D4"/>
    <w:rsid w:val="00907703"/>
    <w:rsid w:val="00910A13"/>
    <w:rsid w:val="00911AF4"/>
    <w:rsid w:val="0091407F"/>
    <w:rsid w:val="00914145"/>
    <w:rsid w:val="0091582E"/>
    <w:rsid w:val="00915984"/>
    <w:rsid w:val="009215FE"/>
    <w:rsid w:val="009219BA"/>
    <w:rsid w:val="00923428"/>
    <w:rsid w:val="00924AB6"/>
    <w:rsid w:val="00930966"/>
    <w:rsid w:val="009358A2"/>
    <w:rsid w:val="00937E4E"/>
    <w:rsid w:val="00937F70"/>
    <w:rsid w:val="009418A2"/>
    <w:rsid w:val="00945064"/>
    <w:rsid w:val="00946A78"/>
    <w:rsid w:val="00947F12"/>
    <w:rsid w:val="00960FCF"/>
    <w:rsid w:val="00961D4D"/>
    <w:rsid w:val="00961DFC"/>
    <w:rsid w:val="009676EA"/>
    <w:rsid w:val="00972CFD"/>
    <w:rsid w:val="00973C49"/>
    <w:rsid w:val="00975EA2"/>
    <w:rsid w:val="00976F9C"/>
    <w:rsid w:val="00980800"/>
    <w:rsid w:val="009840C3"/>
    <w:rsid w:val="00987BFE"/>
    <w:rsid w:val="00992FAD"/>
    <w:rsid w:val="00995478"/>
    <w:rsid w:val="0099631C"/>
    <w:rsid w:val="009979EE"/>
    <w:rsid w:val="009A0110"/>
    <w:rsid w:val="009A12AD"/>
    <w:rsid w:val="009A185B"/>
    <w:rsid w:val="009A2358"/>
    <w:rsid w:val="009A459E"/>
    <w:rsid w:val="009B15F1"/>
    <w:rsid w:val="009B3D28"/>
    <w:rsid w:val="009B4755"/>
    <w:rsid w:val="009C155A"/>
    <w:rsid w:val="009C314B"/>
    <w:rsid w:val="009C42C7"/>
    <w:rsid w:val="009C4A0A"/>
    <w:rsid w:val="009C4FC7"/>
    <w:rsid w:val="009C672D"/>
    <w:rsid w:val="009C7903"/>
    <w:rsid w:val="009D0DA2"/>
    <w:rsid w:val="009D2AC1"/>
    <w:rsid w:val="009D61F2"/>
    <w:rsid w:val="009D7416"/>
    <w:rsid w:val="009E510C"/>
    <w:rsid w:val="009E5F78"/>
    <w:rsid w:val="009E71F3"/>
    <w:rsid w:val="009E7682"/>
    <w:rsid w:val="009E77BF"/>
    <w:rsid w:val="009F1331"/>
    <w:rsid w:val="009F167C"/>
    <w:rsid w:val="009F2CEA"/>
    <w:rsid w:val="009F4B01"/>
    <w:rsid w:val="009F612F"/>
    <w:rsid w:val="009F6A4E"/>
    <w:rsid w:val="009F747A"/>
    <w:rsid w:val="00A025AD"/>
    <w:rsid w:val="00A02DEB"/>
    <w:rsid w:val="00A06336"/>
    <w:rsid w:val="00A108B1"/>
    <w:rsid w:val="00A10A6F"/>
    <w:rsid w:val="00A12831"/>
    <w:rsid w:val="00A149C7"/>
    <w:rsid w:val="00A14CC4"/>
    <w:rsid w:val="00A156D8"/>
    <w:rsid w:val="00A16410"/>
    <w:rsid w:val="00A165D7"/>
    <w:rsid w:val="00A1672B"/>
    <w:rsid w:val="00A17EFE"/>
    <w:rsid w:val="00A24142"/>
    <w:rsid w:val="00A32EF5"/>
    <w:rsid w:val="00A35E74"/>
    <w:rsid w:val="00A411AD"/>
    <w:rsid w:val="00A42EA2"/>
    <w:rsid w:val="00A4483E"/>
    <w:rsid w:val="00A50303"/>
    <w:rsid w:val="00A5209C"/>
    <w:rsid w:val="00A55FB2"/>
    <w:rsid w:val="00A5643B"/>
    <w:rsid w:val="00A572AA"/>
    <w:rsid w:val="00A57844"/>
    <w:rsid w:val="00A57CD3"/>
    <w:rsid w:val="00A615C1"/>
    <w:rsid w:val="00A6289D"/>
    <w:rsid w:val="00A65E95"/>
    <w:rsid w:val="00A65EB0"/>
    <w:rsid w:val="00A66F77"/>
    <w:rsid w:val="00A671B7"/>
    <w:rsid w:val="00A70F29"/>
    <w:rsid w:val="00A72232"/>
    <w:rsid w:val="00A72C26"/>
    <w:rsid w:val="00A74AF8"/>
    <w:rsid w:val="00A7689D"/>
    <w:rsid w:val="00A76E50"/>
    <w:rsid w:val="00A80A33"/>
    <w:rsid w:val="00A8584A"/>
    <w:rsid w:val="00A90DFA"/>
    <w:rsid w:val="00A91D04"/>
    <w:rsid w:val="00AA1B09"/>
    <w:rsid w:val="00AA3080"/>
    <w:rsid w:val="00AA4C94"/>
    <w:rsid w:val="00AA6148"/>
    <w:rsid w:val="00AB1D7D"/>
    <w:rsid w:val="00AB27A5"/>
    <w:rsid w:val="00AB5324"/>
    <w:rsid w:val="00AB5DD5"/>
    <w:rsid w:val="00AB71D9"/>
    <w:rsid w:val="00AC029E"/>
    <w:rsid w:val="00AC2FB5"/>
    <w:rsid w:val="00AC42AD"/>
    <w:rsid w:val="00AC65B1"/>
    <w:rsid w:val="00AD097D"/>
    <w:rsid w:val="00AD327C"/>
    <w:rsid w:val="00AD6B4B"/>
    <w:rsid w:val="00AD755B"/>
    <w:rsid w:val="00AD79ED"/>
    <w:rsid w:val="00AD7DB1"/>
    <w:rsid w:val="00AE074A"/>
    <w:rsid w:val="00AE1563"/>
    <w:rsid w:val="00AE4F67"/>
    <w:rsid w:val="00AE61D0"/>
    <w:rsid w:val="00AE6535"/>
    <w:rsid w:val="00AF3C2F"/>
    <w:rsid w:val="00AF6A68"/>
    <w:rsid w:val="00AF74D2"/>
    <w:rsid w:val="00B00A43"/>
    <w:rsid w:val="00B020DC"/>
    <w:rsid w:val="00B022C8"/>
    <w:rsid w:val="00B034F0"/>
    <w:rsid w:val="00B03536"/>
    <w:rsid w:val="00B0364C"/>
    <w:rsid w:val="00B0420E"/>
    <w:rsid w:val="00B075D4"/>
    <w:rsid w:val="00B22961"/>
    <w:rsid w:val="00B34136"/>
    <w:rsid w:val="00B356D2"/>
    <w:rsid w:val="00B36464"/>
    <w:rsid w:val="00B36D7A"/>
    <w:rsid w:val="00B42AD5"/>
    <w:rsid w:val="00B44758"/>
    <w:rsid w:val="00B46AC4"/>
    <w:rsid w:val="00B46CFA"/>
    <w:rsid w:val="00B47639"/>
    <w:rsid w:val="00B5012E"/>
    <w:rsid w:val="00B51DB7"/>
    <w:rsid w:val="00B52C1B"/>
    <w:rsid w:val="00B555B2"/>
    <w:rsid w:val="00B55D21"/>
    <w:rsid w:val="00B603E1"/>
    <w:rsid w:val="00B61EF0"/>
    <w:rsid w:val="00B61FC3"/>
    <w:rsid w:val="00B64286"/>
    <w:rsid w:val="00B709E0"/>
    <w:rsid w:val="00B70B5B"/>
    <w:rsid w:val="00B71081"/>
    <w:rsid w:val="00B7220C"/>
    <w:rsid w:val="00B73AD1"/>
    <w:rsid w:val="00B754DD"/>
    <w:rsid w:val="00B75634"/>
    <w:rsid w:val="00B76E64"/>
    <w:rsid w:val="00B77D89"/>
    <w:rsid w:val="00B82108"/>
    <w:rsid w:val="00B90912"/>
    <w:rsid w:val="00B96AE0"/>
    <w:rsid w:val="00B976C8"/>
    <w:rsid w:val="00BA1D74"/>
    <w:rsid w:val="00BA3CDD"/>
    <w:rsid w:val="00BA5A48"/>
    <w:rsid w:val="00BB10C6"/>
    <w:rsid w:val="00BB2D63"/>
    <w:rsid w:val="00BB2E69"/>
    <w:rsid w:val="00BB5889"/>
    <w:rsid w:val="00BB64B5"/>
    <w:rsid w:val="00BB7088"/>
    <w:rsid w:val="00BB7B75"/>
    <w:rsid w:val="00BC1499"/>
    <w:rsid w:val="00BC4EA4"/>
    <w:rsid w:val="00BC6161"/>
    <w:rsid w:val="00BC755F"/>
    <w:rsid w:val="00BD22C9"/>
    <w:rsid w:val="00BD2B92"/>
    <w:rsid w:val="00BD3159"/>
    <w:rsid w:val="00BD315B"/>
    <w:rsid w:val="00BD6E5F"/>
    <w:rsid w:val="00BE072F"/>
    <w:rsid w:val="00BE08D0"/>
    <w:rsid w:val="00BE13FC"/>
    <w:rsid w:val="00BE229F"/>
    <w:rsid w:val="00BE37AF"/>
    <w:rsid w:val="00BE5FC6"/>
    <w:rsid w:val="00BE701E"/>
    <w:rsid w:val="00BE740E"/>
    <w:rsid w:val="00BE7B32"/>
    <w:rsid w:val="00BF2292"/>
    <w:rsid w:val="00BF2AB2"/>
    <w:rsid w:val="00BF582D"/>
    <w:rsid w:val="00BF670E"/>
    <w:rsid w:val="00BF6FA6"/>
    <w:rsid w:val="00C02F53"/>
    <w:rsid w:val="00C030B0"/>
    <w:rsid w:val="00C070CC"/>
    <w:rsid w:val="00C0798A"/>
    <w:rsid w:val="00C10319"/>
    <w:rsid w:val="00C15200"/>
    <w:rsid w:val="00C15329"/>
    <w:rsid w:val="00C17ADD"/>
    <w:rsid w:val="00C231BB"/>
    <w:rsid w:val="00C239C8"/>
    <w:rsid w:val="00C23AD5"/>
    <w:rsid w:val="00C26E95"/>
    <w:rsid w:val="00C278DA"/>
    <w:rsid w:val="00C31460"/>
    <w:rsid w:val="00C34B19"/>
    <w:rsid w:val="00C3751C"/>
    <w:rsid w:val="00C4040A"/>
    <w:rsid w:val="00C449D5"/>
    <w:rsid w:val="00C455B3"/>
    <w:rsid w:val="00C51440"/>
    <w:rsid w:val="00C51CAC"/>
    <w:rsid w:val="00C531E0"/>
    <w:rsid w:val="00C53904"/>
    <w:rsid w:val="00C53ADD"/>
    <w:rsid w:val="00C549C6"/>
    <w:rsid w:val="00C6135B"/>
    <w:rsid w:val="00C6267E"/>
    <w:rsid w:val="00C63ED6"/>
    <w:rsid w:val="00C665AD"/>
    <w:rsid w:val="00C67DEC"/>
    <w:rsid w:val="00C721E2"/>
    <w:rsid w:val="00C7263C"/>
    <w:rsid w:val="00C72991"/>
    <w:rsid w:val="00C735FD"/>
    <w:rsid w:val="00C752F9"/>
    <w:rsid w:val="00C76463"/>
    <w:rsid w:val="00C77537"/>
    <w:rsid w:val="00C9051F"/>
    <w:rsid w:val="00C909AC"/>
    <w:rsid w:val="00C9366D"/>
    <w:rsid w:val="00C94599"/>
    <w:rsid w:val="00C94765"/>
    <w:rsid w:val="00C95B20"/>
    <w:rsid w:val="00CA1067"/>
    <w:rsid w:val="00CA334C"/>
    <w:rsid w:val="00CA3798"/>
    <w:rsid w:val="00CA3867"/>
    <w:rsid w:val="00CA7E8E"/>
    <w:rsid w:val="00CB01B2"/>
    <w:rsid w:val="00CB4285"/>
    <w:rsid w:val="00CB6399"/>
    <w:rsid w:val="00CB73D5"/>
    <w:rsid w:val="00CB7A5F"/>
    <w:rsid w:val="00CB7EA2"/>
    <w:rsid w:val="00CC1B8B"/>
    <w:rsid w:val="00CC779C"/>
    <w:rsid w:val="00CD06E2"/>
    <w:rsid w:val="00CD29CE"/>
    <w:rsid w:val="00CD3457"/>
    <w:rsid w:val="00CD3722"/>
    <w:rsid w:val="00CD5D9B"/>
    <w:rsid w:val="00CE096B"/>
    <w:rsid w:val="00CE4C28"/>
    <w:rsid w:val="00CE77A4"/>
    <w:rsid w:val="00CF046F"/>
    <w:rsid w:val="00D01ABB"/>
    <w:rsid w:val="00D03F0E"/>
    <w:rsid w:val="00D0608F"/>
    <w:rsid w:val="00D1332B"/>
    <w:rsid w:val="00D13709"/>
    <w:rsid w:val="00D16783"/>
    <w:rsid w:val="00D16BF5"/>
    <w:rsid w:val="00D17C06"/>
    <w:rsid w:val="00D25B45"/>
    <w:rsid w:val="00D278B7"/>
    <w:rsid w:val="00D27D81"/>
    <w:rsid w:val="00D31104"/>
    <w:rsid w:val="00D31C0E"/>
    <w:rsid w:val="00D35E47"/>
    <w:rsid w:val="00D37660"/>
    <w:rsid w:val="00D40BA5"/>
    <w:rsid w:val="00D410A7"/>
    <w:rsid w:val="00D41E45"/>
    <w:rsid w:val="00D44012"/>
    <w:rsid w:val="00D44892"/>
    <w:rsid w:val="00D503F9"/>
    <w:rsid w:val="00D50E89"/>
    <w:rsid w:val="00D5128D"/>
    <w:rsid w:val="00D53E9F"/>
    <w:rsid w:val="00D54A73"/>
    <w:rsid w:val="00D57F85"/>
    <w:rsid w:val="00D64BE9"/>
    <w:rsid w:val="00D64E0E"/>
    <w:rsid w:val="00D65462"/>
    <w:rsid w:val="00D66724"/>
    <w:rsid w:val="00D6700F"/>
    <w:rsid w:val="00D708A1"/>
    <w:rsid w:val="00D72610"/>
    <w:rsid w:val="00D74BE6"/>
    <w:rsid w:val="00D75289"/>
    <w:rsid w:val="00D83252"/>
    <w:rsid w:val="00D85F58"/>
    <w:rsid w:val="00D8705A"/>
    <w:rsid w:val="00D87837"/>
    <w:rsid w:val="00D90909"/>
    <w:rsid w:val="00D96295"/>
    <w:rsid w:val="00D97C29"/>
    <w:rsid w:val="00DA1B5B"/>
    <w:rsid w:val="00DA535F"/>
    <w:rsid w:val="00DA76CF"/>
    <w:rsid w:val="00DA7A71"/>
    <w:rsid w:val="00DB22B2"/>
    <w:rsid w:val="00DB724E"/>
    <w:rsid w:val="00DC0036"/>
    <w:rsid w:val="00DC62E3"/>
    <w:rsid w:val="00DC7619"/>
    <w:rsid w:val="00DD03E9"/>
    <w:rsid w:val="00DD0B54"/>
    <w:rsid w:val="00DD2C75"/>
    <w:rsid w:val="00DD3755"/>
    <w:rsid w:val="00DE2A8D"/>
    <w:rsid w:val="00DE4D67"/>
    <w:rsid w:val="00DE58F3"/>
    <w:rsid w:val="00DF29B1"/>
    <w:rsid w:val="00DF2DA9"/>
    <w:rsid w:val="00DF4161"/>
    <w:rsid w:val="00DF4365"/>
    <w:rsid w:val="00DF5335"/>
    <w:rsid w:val="00DF55F8"/>
    <w:rsid w:val="00E019FB"/>
    <w:rsid w:val="00E0337D"/>
    <w:rsid w:val="00E0597E"/>
    <w:rsid w:val="00E07777"/>
    <w:rsid w:val="00E10A84"/>
    <w:rsid w:val="00E12D87"/>
    <w:rsid w:val="00E1490F"/>
    <w:rsid w:val="00E14F8E"/>
    <w:rsid w:val="00E16EFD"/>
    <w:rsid w:val="00E17509"/>
    <w:rsid w:val="00E21DCE"/>
    <w:rsid w:val="00E2382E"/>
    <w:rsid w:val="00E257FF"/>
    <w:rsid w:val="00E274AB"/>
    <w:rsid w:val="00E30DD9"/>
    <w:rsid w:val="00E37F64"/>
    <w:rsid w:val="00E42A47"/>
    <w:rsid w:val="00E4514D"/>
    <w:rsid w:val="00E46DCA"/>
    <w:rsid w:val="00E46F4F"/>
    <w:rsid w:val="00E50D40"/>
    <w:rsid w:val="00E53BA9"/>
    <w:rsid w:val="00E549CE"/>
    <w:rsid w:val="00E55818"/>
    <w:rsid w:val="00E56913"/>
    <w:rsid w:val="00E63E20"/>
    <w:rsid w:val="00E70BC4"/>
    <w:rsid w:val="00E7160F"/>
    <w:rsid w:val="00E7379A"/>
    <w:rsid w:val="00E75AB2"/>
    <w:rsid w:val="00E76E48"/>
    <w:rsid w:val="00E8235C"/>
    <w:rsid w:val="00E87C4B"/>
    <w:rsid w:val="00E90E32"/>
    <w:rsid w:val="00E91CBA"/>
    <w:rsid w:val="00E93DE6"/>
    <w:rsid w:val="00EA225A"/>
    <w:rsid w:val="00EA2D9A"/>
    <w:rsid w:val="00EA4916"/>
    <w:rsid w:val="00EB2B6B"/>
    <w:rsid w:val="00EB37AF"/>
    <w:rsid w:val="00EB40DC"/>
    <w:rsid w:val="00EB432B"/>
    <w:rsid w:val="00EB43E4"/>
    <w:rsid w:val="00EB4730"/>
    <w:rsid w:val="00EB71F8"/>
    <w:rsid w:val="00EC36BC"/>
    <w:rsid w:val="00EC4A8D"/>
    <w:rsid w:val="00EC76E2"/>
    <w:rsid w:val="00ED5721"/>
    <w:rsid w:val="00ED755B"/>
    <w:rsid w:val="00ED78DD"/>
    <w:rsid w:val="00EE17F8"/>
    <w:rsid w:val="00EE3205"/>
    <w:rsid w:val="00EE3B76"/>
    <w:rsid w:val="00EE4FF3"/>
    <w:rsid w:val="00EE539A"/>
    <w:rsid w:val="00EE5428"/>
    <w:rsid w:val="00EE5D16"/>
    <w:rsid w:val="00EF3167"/>
    <w:rsid w:val="00EF5C79"/>
    <w:rsid w:val="00F00B41"/>
    <w:rsid w:val="00F04187"/>
    <w:rsid w:val="00F06333"/>
    <w:rsid w:val="00F10477"/>
    <w:rsid w:val="00F125A2"/>
    <w:rsid w:val="00F12E06"/>
    <w:rsid w:val="00F15E58"/>
    <w:rsid w:val="00F16A67"/>
    <w:rsid w:val="00F21140"/>
    <w:rsid w:val="00F21BBE"/>
    <w:rsid w:val="00F23C27"/>
    <w:rsid w:val="00F23E76"/>
    <w:rsid w:val="00F2598F"/>
    <w:rsid w:val="00F264EC"/>
    <w:rsid w:val="00F26755"/>
    <w:rsid w:val="00F353DD"/>
    <w:rsid w:val="00F3732D"/>
    <w:rsid w:val="00F41277"/>
    <w:rsid w:val="00F41DF6"/>
    <w:rsid w:val="00F44BA8"/>
    <w:rsid w:val="00F459E5"/>
    <w:rsid w:val="00F50198"/>
    <w:rsid w:val="00F5281E"/>
    <w:rsid w:val="00F62425"/>
    <w:rsid w:val="00F66053"/>
    <w:rsid w:val="00F710DB"/>
    <w:rsid w:val="00F7433A"/>
    <w:rsid w:val="00F802BB"/>
    <w:rsid w:val="00F80435"/>
    <w:rsid w:val="00F824DC"/>
    <w:rsid w:val="00F8534D"/>
    <w:rsid w:val="00F85B08"/>
    <w:rsid w:val="00F85FAE"/>
    <w:rsid w:val="00F8658B"/>
    <w:rsid w:val="00F9140A"/>
    <w:rsid w:val="00F924FC"/>
    <w:rsid w:val="00F92558"/>
    <w:rsid w:val="00F9546C"/>
    <w:rsid w:val="00FA231A"/>
    <w:rsid w:val="00FA4CFF"/>
    <w:rsid w:val="00FA64C8"/>
    <w:rsid w:val="00FA7452"/>
    <w:rsid w:val="00FB0163"/>
    <w:rsid w:val="00FB48D8"/>
    <w:rsid w:val="00FB6D97"/>
    <w:rsid w:val="00FB74C6"/>
    <w:rsid w:val="00FC1E1A"/>
    <w:rsid w:val="00FD41CA"/>
    <w:rsid w:val="00FD5373"/>
    <w:rsid w:val="00FD5842"/>
    <w:rsid w:val="00FD66BA"/>
    <w:rsid w:val="00FE0C6A"/>
    <w:rsid w:val="00FE1F90"/>
    <w:rsid w:val="00FE4CE2"/>
    <w:rsid w:val="00FE6023"/>
    <w:rsid w:val="00FE687F"/>
    <w:rsid w:val="00FE78DC"/>
    <w:rsid w:val="00FF3462"/>
    <w:rsid w:val="00FF43E9"/>
    <w:rsid w:val="00FF7398"/>
    <w:rsid w:val="00FF7F5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able of figures"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HTML Preformatted" w:uiPriority="0"/>
    <w:lsdException w:name="HTML Typewriter" w:uiPriority="0"/>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2CD1"/>
  </w:style>
  <w:style w:type="paragraph" w:styleId="Ttulo1">
    <w:name w:val="heading 1"/>
    <w:basedOn w:val="Normal"/>
    <w:next w:val="Normal"/>
    <w:link w:val="Ttulo1Car"/>
    <w:qFormat/>
    <w:rsid w:val="00BD3159"/>
    <w:pPr>
      <w:keepNext/>
      <w:keepLines/>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85B08"/>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1E0C78"/>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1E0C78"/>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1E0C78"/>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1E0C78"/>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1E0C78"/>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E0C78"/>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E0C78"/>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FB74C6"/>
    <w:pPr>
      <w:ind w:left="720"/>
      <w:contextualSpacing/>
    </w:pPr>
  </w:style>
  <w:style w:type="paragraph" w:customStyle="1" w:styleId="GELParrafo">
    <w:name w:val="GEL_Parrafo"/>
    <w:basedOn w:val="Prrafodelista"/>
    <w:link w:val="GELParrafoCar"/>
    <w:qFormat/>
    <w:rsid w:val="00BD315B"/>
    <w:pPr>
      <w:spacing w:before="240"/>
      <w:ind w:left="0"/>
      <w:contextualSpacing w:val="0"/>
      <w:jc w:val="both"/>
    </w:pPr>
    <w:rPr>
      <w:rFonts w:ascii="Arial" w:hAnsi="Arial"/>
      <w:sz w:val="24"/>
    </w:rPr>
  </w:style>
  <w:style w:type="character" w:customStyle="1" w:styleId="Ttulo1Car">
    <w:name w:val="Título 1 Car"/>
    <w:basedOn w:val="Fuentedeprrafopredeter"/>
    <w:link w:val="Ttulo1"/>
    <w:rsid w:val="00BD3159"/>
    <w:rPr>
      <w:rFonts w:asciiTheme="majorHAnsi" w:eastAsiaTheme="majorEastAsia" w:hAnsiTheme="majorHAnsi" w:cstheme="majorBidi"/>
      <w:b/>
      <w:bCs/>
      <w:color w:val="365F91" w:themeColor="accent1" w:themeShade="BF"/>
      <w:sz w:val="28"/>
      <w:szCs w:val="28"/>
    </w:rPr>
  </w:style>
  <w:style w:type="character" w:customStyle="1" w:styleId="PrrafodelistaCar">
    <w:name w:val="Párrafo de lista Car"/>
    <w:basedOn w:val="Fuentedeprrafopredeter"/>
    <w:link w:val="Prrafodelista"/>
    <w:uiPriority w:val="34"/>
    <w:rsid w:val="00FB74C6"/>
  </w:style>
  <w:style w:type="character" w:customStyle="1" w:styleId="GELParrafoCar">
    <w:name w:val="GEL_Parrafo Car"/>
    <w:basedOn w:val="PrrafodelistaCar"/>
    <w:link w:val="GELParrafo"/>
    <w:rsid w:val="00BD315B"/>
    <w:rPr>
      <w:rFonts w:ascii="Arial" w:hAnsi="Arial"/>
      <w:sz w:val="24"/>
    </w:rPr>
  </w:style>
  <w:style w:type="paragraph" w:customStyle="1" w:styleId="GELTtulo1">
    <w:name w:val="GEL_Título1"/>
    <w:basedOn w:val="Ttulo1"/>
    <w:link w:val="GELTtulo1Car"/>
    <w:qFormat/>
    <w:rsid w:val="00C95B20"/>
    <w:pPr>
      <w:keepNext w:val="0"/>
      <w:keepLines w:val="0"/>
      <w:pageBreakBefore/>
      <w:widowControl w:val="0"/>
      <w:numPr>
        <w:numId w:val="3"/>
      </w:numPr>
      <w:pBdr>
        <w:bottom w:val="single" w:sz="18" w:space="1" w:color="auto"/>
      </w:pBdr>
      <w:spacing w:before="1080" w:after="480"/>
      <w:jc w:val="right"/>
    </w:pPr>
    <w:rPr>
      <w:rFonts w:ascii="Tahoma" w:hAnsi="Tahoma"/>
      <w:b w:val="0"/>
      <w:caps/>
      <w:color w:val="auto"/>
      <w:sz w:val="32"/>
    </w:rPr>
  </w:style>
  <w:style w:type="paragraph" w:styleId="Encabezado">
    <w:name w:val="header"/>
    <w:basedOn w:val="Normal"/>
    <w:link w:val="EncabezadoCar"/>
    <w:uiPriority w:val="99"/>
    <w:unhideWhenUsed/>
    <w:rsid w:val="0002426A"/>
    <w:pPr>
      <w:tabs>
        <w:tab w:val="center" w:pos="4252"/>
        <w:tab w:val="right" w:pos="8504"/>
      </w:tabs>
    </w:pPr>
  </w:style>
  <w:style w:type="character" w:customStyle="1" w:styleId="GELTtulo1Car">
    <w:name w:val="GEL_Título1 Car"/>
    <w:basedOn w:val="Ttulo1Car"/>
    <w:link w:val="GELTtulo1"/>
    <w:rsid w:val="00C95B20"/>
    <w:rPr>
      <w:rFonts w:ascii="Tahoma" w:eastAsiaTheme="majorEastAsia" w:hAnsi="Tahoma" w:cstheme="majorBidi"/>
      <w:b w:val="0"/>
      <w:bCs/>
      <w:caps/>
      <w:color w:val="365F91" w:themeColor="accent1" w:themeShade="BF"/>
      <w:sz w:val="32"/>
      <w:szCs w:val="28"/>
    </w:rPr>
  </w:style>
  <w:style w:type="character" w:customStyle="1" w:styleId="EncabezadoCar">
    <w:name w:val="Encabezado Car"/>
    <w:basedOn w:val="Fuentedeprrafopredeter"/>
    <w:link w:val="Encabezado"/>
    <w:uiPriority w:val="99"/>
    <w:rsid w:val="0002426A"/>
  </w:style>
  <w:style w:type="paragraph" w:styleId="Piedepgina">
    <w:name w:val="footer"/>
    <w:basedOn w:val="Normal"/>
    <w:link w:val="PiedepginaCar"/>
    <w:uiPriority w:val="99"/>
    <w:unhideWhenUsed/>
    <w:rsid w:val="0002426A"/>
    <w:pPr>
      <w:tabs>
        <w:tab w:val="center" w:pos="4252"/>
        <w:tab w:val="right" w:pos="8504"/>
      </w:tabs>
    </w:pPr>
  </w:style>
  <w:style w:type="character" w:customStyle="1" w:styleId="PiedepginaCar">
    <w:name w:val="Pie de página Car"/>
    <w:basedOn w:val="Fuentedeprrafopredeter"/>
    <w:link w:val="Piedepgina"/>
    <w:uiPriority w:val="99"/>
    <w:rsid w:val="0002426A"/>
  </w:style>
  <w:style w:type="paragraph" w:styleId="Textodeglobo">
    <w:name w:val="Balloon Text"/>
    <w:basedOn w:val="Normal"/>
    <w:link w:val="TextodegloboCar"/>
    <w:uiPriority w:val="99"/>
    <w:semiHidden/>
    <w:unhideWhenUsed/>
    <w:rsid w:val="00F41277"/>
    <w:rPr>
      <w:rFonts w:ascii="Tahoma" w:hAnsi="Tahoma" w:cs="Tahoma"/>
      <w:sz w:val="16"/>
      <w:szCs w:val="16"/>
    </w:rPr>
  </w:style>
  <w:style w:type="character" w:customStyle="1" w:styleId="TextodegloboCar">
    <w:name w:val="Texto de globo Car"/>
    <w:basedOn w:val="Fuentedeprrafopredeter"/>
    <w:link w:val="Textodeglobo"/>
    <w:uiPriority w:val="99"/>
    <w:semiHidden/>
    <w:rsid w:val="00F41277"/>
    <w:rPr>
      <w:rFonts w:ascii="Tahoma" w:hAnsi="Tahoma" w:cs="Tahoma"/>
      <w:sz w:val="16"/>
      <w:szCs w:val="16"/>
    </w:rPr>
  </w:style>
  <w:style w:type="character" w:customStyle="1" w:styleId="EstiloArial">
    <w:name w:val="Estilo Arial"/>
    <w:rsid w:val="00F41277"/>
    <w:rPr>
      <w:rFonts w:ascii="Arial" w:hAnsi="Arial"/>
      <w:sz w:val="22"/>
    </w:rPr>
  </w:style>
  <w:style w:type="paragraph" w:customStyle="1" w:styleId="GELPiePagina">
    <w:name w:val="GEL_Pie_Pagina"/>
    <w:basedOn w:val="Normal"/>
    <w:link w:val="GELPiePaginaCar"/>
    <w:qFormat/>
    <w:rsid w:val="00D35E47"/>
    <w:rPr>
      <w:rFonts w:ascii="Arial" w:hAnsi="Arial"/>
      <w:sz w:val="14"/>
    </w:rPr>
  </w:style>
  <w:style w:type="paragraph" w:customStyle="1" w:styleId="GELEncabezado">
    <w:name w:val="GEL_Encabezado"/>
    <w:link w:val="GELEncabezadoCar"/>
    <w:qFormat/>
    <w:rsid w:val="000210F9"/>
    <w:pPr>
      <w:pBdr>
        <w:bottom w:val="single" w:sz="18" w:space="1" w:color="auto"/>
      </w:pBdr>
      <w:jc w:val="center"/>
    </w:pPr>
    <w:rPr>
      <w:rFonts w:ascii="Arial" w:hAnsi="Arial"/>
      <w:b/>
      <w:caps/>
      <w:sz w:val="24"/>
    </w:rPr>
  </w:style>
  <w:style w:type="character" w:customStyle="1" w:styleId="GELPiePaginaCar">
    <w:name w:val="GEL_Pie_Pagina Car"/>
    <w:basedOn w:val="Fuentedeprrafopredeter"/>
    <w:link w:val="GELPiePagina"/>
    <w:rsid w:val="00D35E47"/>
    <w:rPr>
      <w:rFonts w:ascii="Arial" w:hAnsi="Arial"/>
      <w:sz w:val="14"/>
    </w:rPr>
  </w:style>
  <w:style w:type="character" w:customStyle="1" w:styleId="Ttulo2Car">
    <w:name w:val="Título 2 Car"/>
    <w:basedOn w:val="Fuentedeprrafopredeter"/>
    <w:link w:val="Ttulo2"/>
    <w:uiPriority w:val="9"/>
    <w:rsid w:val="00F85B08"/>
    <w:rPr>
      <w:rFonts w:asciiTheme="majorHAnsi" w:eastAsiaTheme="majorEastAsia" w:hAnsiTheme="majorHAnsi" w:cstheme="majorBidi"/>
      <w:b/>
      <w:bCs/>
      <w:color w:val="4F81BD" w:themeColor="accent1"/>
      <w:sz w:val="26"/>
      <w:szCs w:val="26"/>
    </w:rPr>
  </w:style>
  <w:style w:type="character" w:customStyle="1" w:styleId="GELEncabezadoCar">
    <w:name w:val="GEL_Encabezado Car"/>
    <w:basedOn w:val="Fuentedeprrafopredeter"/>
    <w:link w:val="GELEncabezado"/>
    <w:rsid w:val="000210F9"/>
    <w:rPr>
      <w:rFonts w:ascii="Arial" w:hAnsi="Arial"/>
      <w:b/>
      <w:caps/>
      <w:sz w:val="24"/>
    </w:rPr>
  </w:style>
  <w:style w:type="paragraph" w:customStyle="1" w:styleId="GELTtulo2">
    <w:name w:val="GEL_Título2"/>
    <w:basedOn w:val="GELTtulo1"/>
    <w:link w:val="GELTtulo2Car"/>
    <w:autoRedefine/>
    <w:qFormat/>
    <w:rsid w:val="009E5F78"/>
    <w:pPr>
      <w:pageBreakBefore w:val="0"/>
      <w:numPr>
        <w:ilvl w:val="1"/>
      </w:numPr>
      <w:pBdr>
        <w:bottom w:val="none" w:sz="0" w:space="0" w:color="auto"/>
      </w:pBdr>
      <w:spacing w:before="480"/>
      <w:jc w:val="left"/>
      <w:outlineLvl w:val="1"/>
    </w:pPr>
    <w:rPr>
      <w:rFonts w:ascii="Arial" w:hAnsi="Arial"/>
      <w:b/>
      <w:sz w:val="24"/>
    </w:rPr>
  </w:style>
  <w:style w:type="character" w:customStyle="1" w:styleId="Ttulo3Car">
    <w:name w:val="Título 3 Car"/>
    <w:basedOn w:val="Fuentedeprrafopredeter"/>
    <w:link w:val="Ttulo3"/>
    <w:uiPriority w:val="9"/>
    <w:semiHidden/>
    <w:rsid w:val="001E0C78"/>
    <w:rPr>
      <w:rFonts w:asciiTheme="majorHAnsi" w:eastAsiaTheme="majorEastAsia" w:hAnsiTheme="majorHAnsi" w:cstheme="majorBidi"/>
      <w:b/>
      <w:bCs/>
      <w:color w:val="4F81BD" w:themeColor="accent1"/>
    </w:rPr>
  </w:style>
  <w:style w:type="character" w:customStyle="1" w:styleId="GELTtulo2Car">
    <w:name w:val="GEL_Título2 Car"/>
    <w:basedOn w:val="Fuentedeprrafopredeter"/>
    <w:link w:val="GELTtulo2"/>
    <w:rsid w:val="009E5F78"/>
    <w:rPr>
      <w:rFonts w:ascii="Arial" w:eastAsiaTheme="majorEastAsia" w:hAnsi="Arial" w:cstheme="majorBidi"/>
      <w:b/>
      <w:bCs/>
      <w:caps/>
      <w:sz w:val="24"/>
      <w:szCs w:val="28"/>
    </w:rPr>
  </w:style>
  <w:style w:type="character" w:customStyle="1" w:styleId="Ttulo4Car">
    <w:name w:val="Título 4 Car"/>
    <w:basedOn w:val="Fuentedeprrafopredeter"/>
    <w:link w:val="Ttulo4"/>
    <w:uiPriority w:val="9"/>
    <w:semiHidden/>
    <w:rsid w:val="001E0C78"/>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1E0C78"/>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1E0C7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1E0C7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E0C7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E0C78"/>
    <w:rPr>
      <w:rFonts w:asciiTheme="majorHAnsi" w:eastAsiaTheme="majorEastAsia" w:hAnsiTheme="majorHAnsi" w:cstheme="majorBidi"/>
      <w:i/>
      <w:iCs/>
      <w:color w:val="404040" w:themeColor="text1" w:themeTint="BF"/>
      <w:sz w:val="20"/>
      <w:szCs w:val="20"/>
    </w:rPr>
  </w:style>
  <w:style w:type="paragraph" w:customStyle="1" w:styleId="GELTitulo2">
    <w:name w:val="GEL_Titulo2"/>
    <w:basedOn w:val="Prrafodelista"/>
    <w:next w:val="Normal"/>
    <w:link w:val="GELTitulo2Car1"/>
    <w:autoRedefine/>
    <w:rsid w:val="00AC42AD"/>
    <w:pPr>
      <w:ind w:left="576" w:hanging="576"/>
    </w:pPr>
  </w:style>
  <w:style w:type="paragraph" w:customStyle="1" w:styleId="GELTtulo3">
    <w:name w:val="GEL_Título3"/>
    <w:basedOn w:val="GELTtulo2"/>
    <w:link w:val="GELTtulo3Car"/>
    <w:autoRedefine/>
    <w:qFormat/>
    <w:rsid w:val="000D5CA4"/>
    <w:pPr>
      <w:numPr>
        <w:ilvl w:val="2"/>
      </w:numPr>
      <w:outlineLvl w:val="2"/>
    </w:pPr>
    <w:rPr>
      <w:lang w:val="es-CO"/>
    </w:rPr>
  </w:style>
  <w:style w:type="paragraph" w:customStyle="1" w:styleId="GELTtulo4">
    <w:name w:val="GEL_Título4"/>
    <w:basedOn w:val="GELTtulo3"/>
    <w:link w:val="GELTtulo4Car"/>
    <w:qFormat/>
    <w:rsid w:val="00B73AD1"/>
    <w:pPr>
      <w:numPr>
        <w:ilvl w:val="0"/>
        <w:numId w:val="0"/>
      </w:numPr>
      <w:ind w:left="1077" w:hanging="1077"/>
      <w:outlineLvl w:val="3"/>
    </w:pPr>
  </w:style>
  <w:style w:type="character" w:customStyle="1" w:styleId="GELTtulo3Car">
    <w:name w:val="GEL_Título3 Car"/>
    <w:basedOn w:val="GELTtulo2Car"/>
    <w:link w:val="GELTtulo3"/>
    <w:rsid w:val="000D5CA4"/>
    <w:rPr>
      <w:rFonts w:ascii="Arial" w:eastAsiaTheme="majorEastAsia" w:hAnsi="Arial" w:cstheme="majorBidi"/>
      <w:b/>
      <w:bCs/>
      <w:caps/>
      <w:sz w:val="24"/>
      <w:szCs w:val="28"/>
      <w:lang w:val="es-CO"/>
    </w:rPr>
  </w:style>
  <w:style w:type="paragraph" w:customStyle="1" w:styleId="GELportada">
    <w:name w:val="GEL_portada"/>
    <w:basedOn w:val="GELEncabezado"/>
    <w:link w:val="GELportadaCar"/>
    <w:rsid w:val="00605CAC"/>
    <w:pPr>
      <w:jc w:val="right"/>
    </w:pPr>
    <w:rPr>
      <w:rFonts w:ascii="Tahoma" w:hAnsi="Tahoma"/>
      <w:sz w:val="32"/>
    </w:rPr>
  </w:style>
  <w:style w:type="character" w:customStyle="1" w:styleId="GELTtulo4Car">
    <w:name w:val="GEL_Título4 Car"/>
    <w:basedOn w:val="GELTtulo3Car"/>
    <w:link w:val="GELTtulo4"/>
    <w:rsid w:val="00B73AD1"/>
    <w:rPr>
      <w:rFonts w:ascii="Arial" w:eastAsiaTheme="majorEastAsia" w:hAnsi="Arial" w:cstheme="majorBidi"/>
      <w:b/>
      <w:bCs/>
      <w:caps/>
      <w:sz w:val="24"/>
      <w:szCs w:val="28"/>
      <w:lang w:val="es-CO"/>
    </w:rPr>
  </w:style>
  <w:style w:type="paragraph" w:customStyle="1" w:styleId="GELPortadatitulo">
    <w:name w:val="GEL_Portada_titulo"/>
    <w:basedOn w:val="GELportada"/>
    <w:link w:val="GELPortadatituloCar"/>
    <w:qFormat/>
    <w:rsid w:val="006E3188"/>
    <w:rPr>
      <w:sz w:val="28"/>
    </w:rPr>
  </w:style>
  <w:style w:type="character" w:customStyle="1" w:styleId="GELportadaCar">
    <w:name w:val="GEL_portada Car"/>
    <w:basedOn w:val="GELEncabezadoCar"/>
    <w:link w:val="GELportada"/>
    <w:rsid w:val="00605CAC"/>
    <w:rPr>
      <w:rFonts w:ascii="Tahoma" w:hAnsi="Tahoma"/>
      <w:b/>
      <w:caps/>
      <w:sz w:val="32"/>
    </w:rPr>
  </w:style>
  <w:style w:type="paragraph" w:customStyle="1" w:styleId="GELPortadacontenido">
    <w:name w:val="GEL_Portada_contenido"/>
    <w:basedOn w:val="GELPortadatitulo"/>
    <w:link w:val="GELPortadacontenidoCar"/>
    <w:qFormat/>
    <w:rsid w:val="00605CAC"/>
    <w:pPr>
      <w:pBdr>
        <w:bottom w:val="none" w:sz="0" w:space="0" w:color="auto"/>
      </w:pBdr>
    </w:pPr>
    <w:rPr>
      <w:caps w:val="0"/>
    </w:rPr>
  </w:style>
  <w:style w:type="character" w:customStyle="1" w:styleId="GELPortadatituloCar">
    <w:name w:val="GEL_Portada_titulo Car"/>
    <w:basedOn w:val="GELportadaCar"/>
    <w:link w:val="GELPortadatitulo"/>
    <w:rsid w:val="006E3188"/>
    <w:rPr>
      <w:rFonts w:ascii="Tahoma" w:hAnsi="Tahoma"/>
      <w:b/>
      <w:caps/>
      <w:sz w:val="28"/>
    </w:rPr>
  </w:style>
  <w:style w:type="character" w:styleId="Hipervnculo">
    <w:name w:val="Hyperlink"/>
    <w:uiPriority w:val="99"/>
    <w:rsid w:val="00F41DF6"/>
    <w:rPr>
      <w:color w:val="0000FF"/>
      <w:u w:val="single"/>
    </w:rPr>
  </w:style>
  <w:style w:type="character" w:customStyle="1" w:styleId="GELPortadacontenidoCar">
    <w:name w:val="GEL_Portada_contenido Car"/>
    <w:basedOn w:val="GELPortadatituloCar"/>
    <w:link w:val="GELPortadacontenido"/>
    <w:rsid w:val="00605CAC"/>
    <w:rPr>
      <w:rFonts w:ascii="Tahoma" w:hAnsi="Tahoma"/>
      <w:b/>
      <w:caps w:val="0"/>
      <w:sz w:val="28"/>
    </w:rPr>
  </w:style>
  <w:style w:type="paragraph" w:customStyle="1" w:styleId="TITULOINFORMAL">
    <w:name w:val="TITULO INFORMAL"/>
    <w:basedOn w:val="Normal"/>
    <w:rsid w:val="00F41DF6"/>
    <w:pPr>
      <w:spacing w:before="720" w:after="240"/>
      <w:jc w:val="center"/>
    </w:pPr>
    <w:rPr>
      <w:rFonts w:ascii="Arial" w:eastAsia="Times New Roman" w:hAnsi="Arial" w:cs="Times New Roman"/>
      <w:b/>
      <w:color w:val="000000"/>
      <w:sz w:val="24"/>
      <w:lang w:eastAsia="es-ES"/>
    </w:rPr>
  </w:style>
  <w:style w:type="paragraph" w:customStyle="1" w:styleId="GELTtulogen">
    <w:name w:val="GEL_Título_gen"/>
    <w:basedOn w:val="GELPortadatitulo"/>
    <w:link w:val="GELTtulogenCar"/>
    <w:qFormat/>
    <w:rsid w:val="0087108A"/>
    <w:pPr>
      <w:widowControl w:val="0"/>
      <w:pBdr>
        <w:bottom w:val="none" w:sz="0" w:space="0" w:color="auto"/>
      </w:pBdr>
      <w:spacing w:after="400"/>
      <w:jc w:val="center"/>
    </w:pPr>
    <w:rPr>
      <w:sz w:val="24"/>
    </w:rPr>
  </w:style>
  <w:style w:type="paragraph" w:customStyle="1" w:styleId="GELtabla">
    <w:name w:val="GEL_tabla"/>
    <w:basedOn w:val="GELParrafo"/>
    <w:link w:val="GELtablaCar"/>
    <w:qFormat/>
    <w:rsid w:val="00A108B1"/>
    <w:pPr>
      <w:spacing w:before="6"/>
    </w:pPr>
    <w:rPr>
      <w:sz w:val="16"/>
      <w:lang w:val="es-VE"/>
    </w:rPr>
  </w:style>
  <w:style w:type="character" w:customStyle="1" w:styleId="GELTtulogenCar">
    <w:name w:val="GEL_Título_gen Car"/>
    <w:basedOn w:val="GELPortadatituloCar"/>
    <w:link w:val="GELTtulogen"/>
    <w:rsid w:val="0087108A"/>
    <w:rPr>
      <w:rFonts w:ascii="Tahoma" w:hAnsi="Tahoma"/>
      <w:b/>
      <w:caps/>
      <w:sz w:val="24"/>
    </w:rPr>
  </w:style>
  <w:style w:type="paragraph" w:styleId="TtulodeTDC">
    <w:name w:val="TOC Heading"/>
    <w:basedOn w:val="Ttulo1"/>
    <w:next w:val="Normal"/>
    <w:uiPriority w:val="39"/>
    <w:semiHidden/>
    <w:unhideWhenUsed/>
    <w:qFormat/>
    <w:rsid w:val="00C4040A"/>
    <w:pPr>
      <w:numPr>
        <w:numId w:val="0"/>
      </w:numPr>
      <w:outlineLvl w:val="9"/>
    </w:pPr>
    <w:rPr>
      <w:lang w:eastAsia="es-ES"/>
    </w:rPr>
  </w:style>
  <w:style w:type="character" w:customStyle="1" w:styleId="GELtablaCar">
    <w:name w:val="GEL_tabla Car"/>
    <w:basedOn w:val="GELParrafoCar"/>
    <w:link w:val="GELtabla"/>
    <w:rsid w:val="00A108B1"/>
    <w:rPr>
      <w:rFonts w:ascii="Arial" w:hAnsi="Arial"/>
      <w:sz w:val="16"/>
      <w:lang w:val="es-VE"/>
    </w:rPr>
  </w:style>
  <w:style w:type="paragraph" w:styleId="TDC1">
    <w:name w:val="toc 1"/>
    <w:basedOn w:val="Normal"/>
    <w:next w:val="Normal"/>
    <w:autoRedefine/>
    <w:uiPriority w:val="39"/>
    <w:unhideWhenUsed/>
    <w:qFormat/>
    <w:rsid w:val="00884BF6"/>
    <w:pPr>
      <w:tabs>
        <w:tab w:val="right" w:leader="dot" w:pos="8830"/>
      </w:tabs>
      <w:spacing w:before="120" w:after="120"/>
      <w:jc w:val="both"/>
    </w:pPr>
    <w:rPr>
      <w:rFonts w:ascii="Arial" w:eastAsiaTheme="minorEastAsia" w:hAnsi="Arial"/>
      <w:noProof/>
      <w:lang w:eastAsia="es-ES"/>
    </w:rPr>
  </w:style>
  <w:style w:type="paragraph" w:styleId="TDC2">
    <w:name w:val="toc 2"/>
    <w:basedOn w:val="Normal"/>
    <w:next w:val="Normal"/>
    <w:uiPriority w:val="39"/>
    <w:unhideWhenUsed/>
    <w:qFormat/>
    <w:rsid w:val="00884BF6"/>
    <w:pPr>
      <w:tabs>
        <w:tab w:val="left" w:pos="885"/>
        <w:tab w:val="right" w:leader="dot" w:pos="8828"/>
      </w:tabs>
    </w:pPr>
    <w:rPr>
      <w:rFonts w:ascii="Arial" w:hAnsi="Arial" w:cstheme="minorHAnsi"/>
      <w:bCs/>
      <w:caps/>
    </w:rPr>
  </w:style>
  <w:style w:type="paragraph" w:styleId="TDC3">
    <w:name w:val="toc 3"/>
    <w:basedOn w:val="Normal"/>
    <w:next w:val="Normal"/>
    <w:uiPriority w:val="39"/>
    <w:unhideWhenUsed/>
    <w:qFormat/>
    <w:rsid w:val="00884BF6"/>
    <w:pPr>
      <w:tabs>
        <w:tab w:val="left" w:pos="887"/>
        <w:tab w:val="right" w:leader="dot" w:pos="8830"/>
      </w:tabs>
    </w:pPr>
    <w:rPr>
      <w:rFonts w:ascii="Arial" w:hAnsi="Arial" w:cstheme="minorHAnsi"/>
      <w:caps/>
      <w:noProof/>
    </w:rPr>
  </w:style>
  <w:style w:type="paragraph" w:customStyle="1" w:styleId="GELTBContenido">
    <w:name w:val="GEL_TB_Contenido"/>
    <w:basedOn w:val="GELtabla"/>
    <w:link w:val="GELTBContenidoCar"/>
    <w:qFormat/>
    <w:rsid w:val="00A72232"/>
  </w:style>
  <w:style w:type="paragraph" w:styleId="TDC4">
    <w:name w:val="toc 4"/>
    <w:basedOn w:val="Normal"/>
    <w:next w:val="Normal"/>
    <w:autoRedefine/>
    <w:uiPriority w:val="39"/>
    <w:unhideWhenUsed/>
    <w:rsid w:val="00A72232"/>
    <w:rPr>
      <w:rFonts w:cstheme="minorHAnsi"/>
    </w:rPr>
  </w:style>
  <w:style w:type="character" w:customStyle="1" w:styleId="GELTBContenidoCar">
    <w:name w:val="GEL_TB_Contenido Car"/>
    <w:basedOn w:val="GELtablaCar"/>
    <w:link w:val="GELTBContenido"/>
    <w:rsid w:val="00A72232"/>
    <w:rPr>
      <w:rFonts w:ascii="Arial" w:hAnsi="Arial"/>
      <w:sz w:val="24"/>
      <w:lang w:val="es-VE"/>
    </w:rPr>
  </w:style>
  <w:style w:type="paragraph" w:styleId="TDC5">
    <w:name w:val="toc 5"/>
    <w:basedOn w:val="Normal"/>
    <w:next w:val="Normal"/>
    <w:autoRedefine/>
    <w:uiPriority w:val="39"/>
    <w:unhideWhenUsed/>
    <w:rsid w:val="00A72232"/>
    <w:rPr>
      <w:rFonts w:cstheme="minorHAnsi"/>
    </w:rPr>
  </w:style>
  <w:style w:type="paragraph" w:styleId="TDC6">
    <w:name w:val="toc 6"/>
    <w:basedOn w:val="Normal"/>
    <w:next w:val="Normal"/>
    <w:autoRedefine/>
    <w:uiPriority w:val="39"/>
    <w:unhideWhenUsed/>
    <w:rsid w:val="00A72232"/>
    <w:rPr>
      <w:rFonts w:cstheme="minorHAnsi"/>
    </w:rPr>
  </w:style>
  <w:style w:type="paragraph" w:styleId="TDC7">
    <w:name w:val="toc 7"/>
    <w:basedOn w:val="Normal"/>
    <w:next w:val="Normal"/>
    <w:autoRedefine/>
    <w:uiPriority w:val="39"/>
    <w:unhideWhenUsed/>
    <w:rsid w:val="00A72232"/>
    <w:rPr>
      <w:rFonts w:cstheme="minorHAnsi"/>
    </w:rPr>
  </w:style>
  <w:style w:type="paragraph" w:styleId="TDC8">
    <w:name w:val="toc 8"/>
    <w:basedOn w:val="Normal"/>
    <w:next w:val="Normal"/>
    <w:autoRedefine/>
    <w:uiPriority w:val="39"/>
    <w:unhideWhenUsed/>
    <w:rsid w:val="00A72232"/>
    <w:rPr>
      <w:rFonts w:cstheme="minorHAnsi"/>
    </w:rPr>
  </w:style>
  <w:style w:type="paragraph" w:styleId="TDC9">
    <w:name w:val="toc 9"/>
    <w:basedOn w:val="Normal"/>
    <w:next w:val="Normal"/>
    <w:autoRedefine/>
    <w:uiPriority w:val="39"/>
    <w:unhideWhenUsed/>
    <w:rsid w:val="00A72232"/>
    <w:rPr>
      <w:rFonts w:cstheme="minorHAnsi"/>
    </w:rPr>
  </w:style>
  <w:style w:type="paragraph" w:customStyle="1" w:styleId="GELTtulo0">
    <w:name w:val="GEL_Título0"/>
    <w:basedOn w:val="GELParrafo"/>
    <w:link w:val="GELTtulo0Car"/>
    <w:qFormat/>
    <w:rsid w:val="003C4547"/>
    <w:pPr>
      <w:pageBreakBefore/>
      <w:widowControl w:val="0"/>
      <w:pBdr>
        <w:bottom w:val="single" w:sz="18" w:space="1" w:color="auto"/>
      </w:pBdr>
      <w:spacing w:before="2000" w:after="400"/>
      <w:jc w:val="right"/>
    </w:pPr>
    <w:rPr>
      <w:rFonts w:ascii="Tahoma" w:hAnsi="Tahoma"/>
      <w:caps/>
      <w:sz w:val="32"/>
      <w:lang w:val="es-VE"/>
    </w:rPr>
  </w:style>
  <w:style w:type="character" w:customStyle="1" w:styleId="GELTtulo0Car">
    <w:name w:val="GEL_Título0 Car"/>
    <w:basedOn w:val="GELParrafoCar"/>
    <w:link w:val="GELTtulo0"/>
    <w:rsid w:val="003C4547"/>
    <w:rPr>
      <w:rFonts w:ascii="Tahoma" w:hAnsi="Tahoma"/>
      <w:caps/>
      <w:sz w:val="32"/>
      <w:lang w:val="es-VE"/>
    </w:rPr>
  </w:style>
  <w:style w:type="paragraph" w:styleId="Tabladeilustraciones">
    <w:name w:val="table of figures"/>
    <w:basedOn w:val="Normal"/>
    <w:next w:val="Normal"/>
    <w:uiPriority w:val="99"/>
    <w:unhideWhenUsed/>
    <w:qFormat/>
    <w:rsid w:val="0007744A"/>
    <w:rPr>
      <w:rFonts w:ascii="Arial" w:hAnsi="Arial" w:cstheme="minorHAnsi"/>
      <w:i/>
      <w:iCs/>
      <w:sz w:val="20"/>
      <w:szCs w:val="20"/>
    </w:rPr>
  </w:style>
  <w:style w:type="paragraph" w:customStyle="1" w:styleId="GELTitulo22">
    <w:name w:val="GEL_Titulo22"/>
    <w:basedOn w:val="GELTtulo1"/>
    <w:link w:val="GELTitulo22Car"/>
    <w:rsid w:val="00AC42AD"/>
    <w:pPr>
      <w:pageBreakBefore w:val="0"/>
    </w:pPr>
  </w:style>
  <w:style w:type="character" w:customStyle="1" w:styleId="GELTitulo2Car1">
    <w:name w:val="GEL_Titulo2 Car1"/>
    <w:basedOn w:val="PrrafodelistaCar"/>
    <w:link w:val="GELTitulo2"/>
    <w:rsid w:val="00AC42AD"/>
  </w:style>
  <w:style w:type="character" w:customStyle="1" w:styleId="GELTitulo22Car">
    <w:name w:val="GEL_Titulo22 Car"/>
    <w:basedOn w:val="GELTitulo2Car1"/>
    <w:link w:val="GELTitulo22"/>
    <w:rsid w:val="00AC42AD"/>
    <w:rPr>
      <w:rFonts w:ascii="Tahoma" w:eastAsiaTheme="majorEastAsia" w:hAnsi="Tahoma" w:cstheme="majorBidi"/>
      <w:bCs/>
      <w:caps/>
      <w:sz w:val="32"/>
      <w:szCs w:val="28"/>
    </w:rPr>
  </w:style>
  <w:style w:type="paragraph" w:customStyle="1" w:styleId="GELvieta">
    <w:name w:val="GEL_viñeta"/>
    <w:basedOn w:val="GELParrafo"/>
    <w:link w:val="GELvietaCar"/>
    <w:qFormat/>
    <w:rsid w:val="00D85F58"/>
    <w:pPr>
      <w:ind w:left="357" w:hanging="357"/>
    </w:pPr>
  </w:style>
  <w:style w:type="character" w:customStyle="1" w:styleId="GELvietaCar">
    <w:name w:val="GEL_viñeta Car"/>
    <w:basedOn w:val="GELParrafoCar"/>
    <w:link w:val="GELvieta"/>
    <w:rsid w:val="00D85F58"/>
    <w:rPr>
      <w:rFonts w:ascii="Arial" w:hAnsi="Arial"/>
      <w:sz w:val="24"/>
    </w:rPr>
  </w:style>
  <w:style w:type="paragraph" w:customStyle="1" w:styleId="GELVietaabcd">
    <w:name w:val="GEL_Viñeta_abcd"/>
    <w:basedOn w:val="Normal"/>
    <w:link w:val="GELVietaabcdCar"/>
    <w:qFormat/>
    <w:rsid w:val="00164709"/>
    <w:pPr>
      <w:numPr>
        <w:numId w:val="7"/>
      </w:numPr>
      <w:spacing w:before="240"/>
      <w:jc w:val="both"/>
    </w:pPr>
    <w:rPr>
      <w:rFonts w:ascii="Arial" w:hAnsi="Arial"/>
      <w:sz w:val="24"/>
      <w:lang w:val="es-VE"/>
    </w:rPr>
  </w:style>
  <w:style w:type="character" w:customStyle="1" w:styleId="GELVietaabcdCar">
    <w:name w:val="GEL_Viñeta_abcd Car"/>
    <w:basedOn w:val="Fuentedeprrafopredeter"/>
    <w:link w:val="GELVietaabcd"/>
    <w:rsid w:val="00164709"/>
    <w:rPr>
      <w:rFonts w:ascii="Arial" w:hAnsi="Arial"/>
      <w:sz w:val="24"/>
      <w:lang w:val="es-VE"/>
    </w:rPr>
  </w:style>
  <w:style w:type="paragraph" w:customStyle="1" w:styleId="GELVietapunto">
    <w:name w:val="GEL_Viñeta_punto"/>
    <w:basedOn w:val="GELParrafo"/>
    <w:link w:val="GELVietapuntoCar"/>
    <w:qFormat/>
    <w:rsid w:val="00117C8C"/>
    <w:pPr>
      <w:ind w:left="357" w:hanging="357"/>
    </w:pPr>
  </w:style>
  <w:style w:type="character" w:customStyle="1" w:styleId="GELVietapuntoCar">
    <w:name w:val="GEL_Viñeta_punto Car"/>
    <w:basedOn w:val="GELParrafoCar"/>
    <w:link w:val="GELVietapunto"/>
    <w:rsid w:val="00117C8C"/>
    <w:rPr>
      <w:rFonts w:ascii="Arial" w:hAnsi="Arial"/>
      <w:sz w:val="24"/>
    </w:rPr>
  </w:style>
  <w:style w:type="paragraph" w:customStyle="1" w:styleId="GELVietanum">
    <w:name w:val="GEL_Viñeta_num"/>
    <w:basedOn w:val="GELVietapunto"/>
    <w:link w:val="GELVietanumCar"/>
    <w:qFormat/>
    <w:rsid w:val="00710A22"/>
    <w:pPr>
      <w:numPr>
        <w:numId w:val="4"/>
      </w:numPr>
      <w:ind w:left="357" w:hanging="357"/>
    </w:pPr>
    <w:rPr>
      <w:rFonts w:cs="Arial"/>
      <w:lang w:val="es-MX"/>
    </w:rPr>
  </w:style>
  <w:style w:type="character" w:customStyle="1" w:styleId="GELVietanumCar">
    <w:name w:val="GEL_Viñeta_num Car"/>
    <w:basedOn w:val="GELVietapuntoCar"/>
    <w:link w:val="GELVietanum"/>
    <w:rsid w:val="00710A22"/>
    <w:rPr>
      <w:rFonts w:ascii="Arial" w:hAnsi="Arial" w:cs="Arial"/>
      <w:sz w:val="24"/>
      <w:lang w:val="es-MX"/>
    </w:rPr>
  </w:style>
  <w:style w:type="paragraph" w:styleId="Textonotapie">
    <w:name w:val="footnote text"/>
    <w:basedOn w:val="Normal"/>
    <w:link w:val="TextonotapieCar"/>
    <w:semiHidden/>
    <w:rsid w:val="00F7433A"/>
    <w:pPr>
      <w:widowControl w:val="0"/>
      <w:suppressAutoHyphens/>
      <w:spacing w:before="113" w:after="57"/>
      <w:jc w:val="both"/>
    </w:pPr>
    <w:rPr>
      <w:rFonts w:ascii="Arial" w:eastAsia="Nimbus Sans L" w:hAnsi="Arial" w:cs="Nimbus Sans L"/>
      <w:color w:val="000000"/>
      <w:sz w:val="20"/>
      <w:szCs w:val="20"/>
      <w:lang w:val="es-ES_tradnl" w:eastAsia="es-ES" w:bidi="es-ES"/>
    </w:rPr>
  </w:style>
  <w:style w:type="character" w:customStyle="1" w:styleId="TextonotapieCar">
    <w:name w:val="Texto nota pie Car"/>
    <w:basedOn w:val="Fuentedeprrafopredeter"/>
    <w:link w:val="Textonotapie"/>
    <w:semiHidden/>
    <w:rsid w:val="00F7433A"/>
    <w:rPr>
      <w:rFonts w:ascii="Arial" w:eastAsia="Nimbus Sans L" w:hAnsi="Arial" w:cs="Nimbus Sans L"/>
      <w:color w:val="000000"/>
      <w:sz w:val="20"/>
      <w:szCs w:val="20"/>
      <w:lang w:val="es-ES_tradnl" w:eastAsia="es-ES" w:bidi="es-ES"/>
    </w:rPr>
  </w:style>
  <w:style w:type="character" w:styleId="Refdenotaalpie">
    <w:name w:val="footnote reference"/>
    <w:basedOn w:val="Fuentedeprrafopredeter"/>
    <w:semiHidden/>
    <w:rsid w:val="00F7433A"/>
    <w:rPr>
      <w:vertAlign w:val="superscript"/>
    </w:rPr>
  </w:style>
  <w:style w:type="paragraph" w:styleId="Epgrafe">
    <w:name w:val="caption"/>
    <w:basedOn w:val="Normal"/>
    <w:next w:val="Normal"/>
    <w:link w:val="EpgrafeCar"/>
    <w:unhideWhenUsed/>
    <w:qFormat/>
    <w:rsid w:val="00B03536"/>
    <w:pPr>
      <w:spacing w:after="200"/>
    </w:pPr>
    <w:rPr>
      <w:b/>
      <w:bCs/>
      <w:color w:val="4F81BD" w:themeColor="accent1"/>
      <w:sz w:val="18"/>
      <w:szCs w:val="18"/>
    </w:rPr>
  </w:style>
  <w:style w:type="paragraph" w:customStyle="1" w:styleId="GELtitulofiguras">
    <w:name w:val="GEL_titulo_figuras"/>
    <w:basedOn w:val="Epgrafe"/>
    <w:link w:val="GELtitulofigurasCar"/>
    <w:autoRedefine/>
    <w:qFormat/>
    <w:rsid w:val="0076645C"/>
    <w:pPr>
      <w:spacing w:after="0"/>
      <w:jc w:val="both"/>
    </w:pPr>
    <w:rPr>
      <w:rFonts w:ascii="Arial" w:hAnsi="Arial" w:cs="Arial"/>
      <w:b w:val="0"/>
      <w:color w:val="auto"/>
      <w:sz w:val="24"/>
      <w:szCs w:val="24"/>
      <w:lang w:eastAsia="es-ES"/>
    </w:rPr>
  </w:style>
  <w:style w:type="paragraph" w:styleId="Textoindependiente">
    <w:name w:val="Body Text"/>
    <w:basedOn w:val="Normal"/>
    <w:link w:val="TextoindependienteCar"/>
    <w:rsid w:val="00747920"/>
    <w:pPr>
      <w:widowControl w:val="0"/>
      <w:suppressAutoHyphens/>
      <w:spacing w:after="120"/>
      <w:jc w:val="both"/>
    </w:pPr>
    <w:rPr>
      <w:rFonts w:ascii="Arial" w:eastAsia="Nimbus Sans L" w:hAnsi="Arial" w:cs="Nimbus Sans L"/>
      <w:color w:val="000000"/>
      <w:sz w:val="20"/>
      <w:szCs w:val="20"/>
      <w:lang w:val="es-ES_tradnl" w:eastAsia="es-ES" w:bidi="es-ES"/>
    </w:rPr>
  </w:style>
  <w:style w:type="character" w:customStyle="1" w:styleId="EpgrafeCar">
    <w:name w:val="Epígrafe Car"/>
    <w:basedOn w:val="Fuentedeprrafopredeter"/>
    <w:link w:val="Epgrafe"/>
    <w:uiPriority w:val="35"/>
    <w:rsid w:val="00C752F9"/>
    <w:rPr>
      <w:b/>
      <w:bCs/>
      <w:color w:val="4F81BD" w:themeColor="accent1"/>
      <w:sz w:val="18"/>
      <w:szCs w:val="18"/>
    </w:rPr>
  </w:style>
  <w:style w:type="character" w:customStyle="1" w:styleId="GELtitulofigurasCar">
    <w:name w:val="GEL_titulo_figuras Car"/>
    <w:basedOn w:val="EpgrafeCar"/>
    <w:link w:val="GELtitulofiguras"/>
    <w:rsid w:val="0076645C"/>
    <w:rPr>
      <w:rFonts w:ascii="Arial" w:hAnsi="Arial" w:cs="Arial"/>
      <w:b w:val="0"/>
      <w:bCs/>
      <w:color w:val="4F81BD" w:themeColor="accent1"/>
      <w:sz w:val="24"/>
      <w:szCs w:val="24"/>
      <w:lang w:eastAsia="es-ES"/>
    </w:rPr>
  </w:style>
  <w:style w:type="character" w:customStyle="1" w:styleId="TextoindependienteCar">
    <w:name w:val="Texto independiente Car"/>
    <w:basedOn w:val="Fuentedeprrafopredeter"/>
    <w:link w:val="Textoindependiente"/>
    <w:rsid w:val="00747920"/>
    <w:rPr>
      <w:rFonts w:ascii="Arial" w:eastAsia="Nimbus Sans L" w:hAnsi="Arial" w:cs="Nimbus Sans L"/>
      <w:color w:val="000000"/>
      <w:sz w:val="20"/>
      <w:szCs w:val="20"/>
      <w:lang w:val="es-ES_tradnl" w:eastAsia="es-ES" w:bidi="es-ES"/>
    </w:rPr>
  </w:style>
  <w:style w:type="table" w:styleId="Tablaconcuadrcula">
    <w:name w:val="Table Grid"/>
    <w:basedOn w:val="Tablanormal"/>
    <w:rsid w:val="001C63DA"/>
    <w:rPr>
      <w:rFonts w:ascii="Times New Roman" w:eastAsia="Times New Roman" w:hAnsi="Times New Roman" w:cs="Times New Roman"/>
      <w:sz w:val="20"/>
      <w:szCs w:val="20"/>
      <w:lang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1C63DA"/>
    <w:pPr>
      <w:autoSpaceDE w:val="0"/>
      <w:autoSpaceDN w:val="0"/>
      <w:adjustRightInd w:val="0"/>
    </w:pPr>
    <w:rPr>
      <w:rFonts w:ascii="Arial" w:eastAsia="Times New Roman" w:hAnsi="Arial" w:cs="Arial"/>
      <w:color w:val="000000"/>
      <w:sz w:val="24"/>
      <w:szCs w:val="24"/>
      <w:lang w:eastAsia="es-ES"/>
    </w:rPr>
  </w:style>
  <w:style w:type="paragraph" w:customStyle="1" w:styleId="Ttulo11">
    <w:name w:val="Título 11"/>
    <w:basedOn w:val="Normal"/>
    <w:next w:val="Normal"/>
    <w:rsid w:val="00577A8A"/>
    <w:pPr>
      <w:widowControl w:val="0"/>
      <w:numPr>
        <w:numId w:val="5"/>
      </w:numPr>
      <w:pBdr>
        <w:bottom w:val="single" w:sz="32" w:space="3" w:color="808080"/>
      </w:pBdr>
      <w:suppressAutoHyphens/>
      <w:spacing w:before="170" w:after="119"/>
      <w:jc w:val="both"/>
      <w:outlineLvl w:val="0"/>
    </w:pPr>
    <w:rPr>
      <w:rFonts w:ascii="Arial" w:eastAsia="Nimbus Sans L" w:hAnsi="Arial" w:cs="Nimbus Sans L"/>
      <w:b/>
      <w:bCs/>
      <w:smallCaps/>
      <w:color w:val="000000"/>
      <w:sz w:val="32"/>
      <w:szCs w:val="32"/>
      <w:lang w:val="es-ES_tradnl" w:eastAsia="es-ES" w:bidi="es-ES"/>
    </w:rPr>
  </w:style>
  <w:style w:type="paragraph" w:customStyle="1" w:styleId="Ttulo21">
    <w:name w:val="Título 21"/>
    <w:basedOn w:val="Normal"/>
    <w:next w:val="Normal"/>
    <w:rsid w:val="00577A8A"/>
    <w:pPr>
      <w:keepNext/>
      <w:widowControl w:val="0"/>
      <w:numPr>
        <w:ilvl w:val="1"/>
        <w:numId w:val="5"/>
      </w:numPr>
      <w:suppressAutoHyphens/>
      <w:spacing w:before="120" w:after="120"/>
      <w:jc w:val="both"/>
      <w:outlineLvl w:val="1"/>
    </w:pPr>
    <w:rPr>
      <w:rFonts w:ascii="Arial" w:eastAsia="Arial" w:hAnsi="Arial" w:cs="Arial"/>
      <w:b/>
      <w:bCs/>
      <w:color w:val="000000"/>
      <w:sz w:val="24"/>
      <w:szCs w:val="24"/>
      <w:lang w:val="es-CO" w:eastAsia="es-ES" w:bidi="es-ES"/>
    </w:rPr>
  </w:style>
  <w:style w:type="paragraph" w:customStyle="1" w:styleId="GELMEMANORMAL">
    <w:name w:val="GELMEMA NORMAL"/>
    <w:basedOn w:val="Normal"/>
    <w:link w:val="GELMEMANORMALCar"/>
    <w:autoRedefine/>
    <w:qFormat/>
    <w:rsid w:val="00164709"/>
    <w:pPr>
      <w:jc w:val="both"/>
    </w:pPr>
    <w:rPr>
      <w:rFonts w:ascii="Arial" w:eastAsia="Times New Roman" w:hAnsi="Arial" w:cs="Arial"/>
      <w:szCs w:val="24"/>
      <w:lang w:val="es-CO" w:eastAsia="es-ES"/>
    </w:rPr>
  </w:style>
  <w:style w:type="character" w:customStyle="1" w:styleId="GELMEMANORMALCar">
    <w:name w:val="GELMEMA NORMAL Car"/>
    <w:link w:val="GELMEMANORMAL"/>
    <w:rsid w:val="00164709"/>
    <w:rPr>
      <w:rFonts w:ascii="Arial" w:eastAsia="Times New Roman" w:hAnsi="Arial" w:cs="Arial"/>
      <w:szCs w:val="24"/>
      <w:lang w:val="es-CO" w:eastAsia="es-ES"/>
    </w:rPr>
  </w:style>
  <w:style w:type="paragraph" w:customStyle="1" w:styleId="GELMEMANORMALVIETA">
    <w:name w:val="GELMEMA NORMAL VIÑETA"/>
    <w:basedOn w:val="Normal"/>
    <w:link w:val="GELMEMANORMALVIETACar"/>
    <w:qFormat/>
    <w:rsid w:val="00164709"/>
    <w:pPr>
      <w:numPr>
        <w:numId w:val="6"/>
      </w:numPr>
      <w:jc w:val="both"/>
    </w:pPr>
    <w:rPr>
      <w:rFonts w:ascii="Arial" w:eastAsia="Times New Roman" w:hAnsi="Arial" w:cs="Arial"/>
      <w:szCs w:val="24"/>
      <w:lang w:val="es-CO" w:eastAsia="es-ES"/>
    </w:rPr>
  </w:style>
  <w:style w:type="character" w:customStyle="1" w:styleId="GELMEMANORMALVIETACar">
    <w:name w:val="GELMEMA NORMAL VIÑETA Car"/>
    <w:basedOn w:val="Fuentedeprrafopredeter"/>
    <w:link w:val="GELMEMANORMALVIETA"/>
    <w:rsid w:val="00164709"/>
    <w:rPr>
      <w:rFonts w:ascii="Arial" w:eastAsia="Times New Roman" w:hAnsi="Arial" w:cs="Arial"/>
      <w:szCs w:val="24"/>
      <w:lang w:val="es-CO" w:eastAsia="es-ES"/>
    </w:rPr>
  </w:style>
  <w:style w:type="character" w:styleId="Refdecomentario">
    <w:name w:val="annotation reference"/>
    <w:basedOn w:val="Fuentedeprrafopredeter"/>
    <w:uiPriority w:val="99"/>
    <w:semiHidden/>
    <w:unhideWhenUsed/>
    <w:rsid w:val="004C76DF"/>
    <w:rPr>
      <w:sz w:val="16"/>
      <w:szCs w:val="16"/>
    </w:rPr>
  </w:style>
  <w:style w:type="paragraph" w:styleId="Textocomentario">
    <w:name w:val="annotation text"/>
    <w:basedOn w:val="Normal"/>
    <w:link w:val="TextocomentarioCar"/>
    <w:uiPriority w:val="99"/>
    <w:unhideWhenUsed/>
    <w:rsid w:val="004C76DF"/>
    <w:rPr>
      <w:sz w:val="20"/>
      <w:szCs w:val="20"/>
    </w:rPr>
  </w:style>
  <w:style w:type="character" w:customStyle="1" w:styleId="TextocomentarioCar">
    <w:name w:val="Texto comentario Car"/>
    <w:basedOn w:val="Fuentedeprrafopredeter"/>
    <w:link w:val="Textocomentario"/>
    <w:uiPriority w:val="99"/>
    <w:rsid w:val="004C76DF"/>
    <w:rPr>
      <w:sz w:val="20"/>
      <w:szCs w:val="20"/>
    </w:rPr>
  </w:style>
  <w:style w:type="paragraph" w:styleId="Asuntodelcomentario">
    <w:name w:val="annotation subject"/>
    <w:basedOn w:val="Textocomentario"/>
    <w:next w:val="Textocomentario"/>
    <w:link w:val="AsuntodelcomentarioCar"/>
    <w:uiPriority w:val="99"/>
    <w:semiHidden/>
    <w:unhideWhenUsed/>
    <w:rsid w:val="004C76DF"/>
    <w:rPr>
      <w:b/>
      <w:bCs/>
    </w:rPr>
  </w:style>
  <w:style w:type="character" w:customStyle="1" w:styleId="AsuntodelcomentarioCar">
    <w:name w:val="Asunto del comentario Car"/>
    <w:basedOn w:val="TextocomentarioCar"/>
    <w:link w:val="Asuntodelcomentario"/>
    <w:uiPriority w:val="99"/>
    <w:semiHidden/>
    <w:rsid w:val="004C76DF"/>
    <w:rPr>
      <w:b/>
      <w:bCs/>
      <w:sz w:val="20"/>
      <w:szCs w:val="20"/>
    </w:rPr>
  </w:style>
  <w:style w:type="paragraph" w:styleId="Revisin">
    <w:name w:val="Revision"/>
    <w:hidden/>
    <w:uiPriority w:val="99"/>
    <w:semiHidden/>
    <w:rsid w:val="004C559D"/>
  </w:style>
  <w:style w:type="paragraph" w:styleId="Mapadeldocumento">
    <w:name w:val="Document Map"/>
    <w:basedOn w:val="Normal"/>
    <w:link w:val="MapadeldocumentoCar"/>
    <w:uiPriority w:val="99"/>
    <w:semiHidden/>
    <w:unhideWhenUsed/>
    <w:rsid w:val="002861AD"/>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861AD"/>
    <w:rPr>
      <w:rFonts w:ascii="Tahoma" w:hAnsi="Tahoma" w:cs="Tahoma"/>
      <w:sz w:val="16"/>
      <w:szCs w:val="16"/>
    </w:rPr>
  </w:style>
  <w:style w:type="paragraph" w:styleId="Sinespaciado">
    <w:name w:val="No Spacing"/>
    <w:qFormat/>
    <w:rsid w:val="00A1672B"/>
    <w:rPr>
      <w:rFonts w:ascii="Calibri" w:eastAsia="Calibri" w:hAnsi="Calibri" w:cs="Times New Roman"/>
      <w:lang w:val="es-CO"/>
    </w:rPr>
  </w:style>
  <w:style w:type="paragraph" w:customStyle="1" w:styleId="GELMEMA4">
    <w:name w:val="GELMEMA 4"/>
    <w:basedOn w:val="Prrafodelista"/>
    <w:qFormat/>
    <w:rsid w:val="008270C6"/>
    <w:pPr>
      <w:numPr>
        <w:ilvl w:val="2"/>
        <w:numId w:val="8"/>
      </w:numPr>
      <w:spacing w:after="200" w:line="276" w:lineRule="auto"/>
      <w:outlineLvl w:val="2"/>
    </w:pPr>
    <w:rPr>
      <w:rFonts w:ascii="Arial" w:eastAsia="Times New Roman" w:hAnsi="Arial" w:cs="Arial"/>
      <w:b/>
      <w:szCs w:val="24"/>
      <w:lang w:eastAsia="es-ES"/>
    </w:rPr>
  </w:style>
  <w:style w:type="paragraph" w:styleId="NormalWeb">
    <w:name w:val="Normal (Web)"/>
    <w:basedOn w:val="Normal"/>
    <w:rsid w:val="008270C6"/>
    <w:pPr>
      <w:spacing w:before="100" w:beforeAutospacing="1" w:after="100" w:afterAutospacing="1"/>
    </w:pPr>
    <w:rPr>
      <w:rFonts w:ascii="Times New Roman" w:eastAsia="Times New Roman" w:hAnsi="Times New Roman" w:cs="Times New Roman"/>
      <w:sz w:val="24"/>
      <w:szCs w:val="24"/>
      <w:lang w:val="en-US"/>
    </w:rPr>
  </w:style>
  <w:style w:type="character" w:styleId="MquinadeescribirHTML">
    <w:name w:val="HTML Typewriter"/>
    <w:basedOn w:val="Fuentedeprrafopredeter"/>
    <w:unhideWhenUsed/>
    <w:rsid w:val="008270C6"/>
    <w:rPr>
      <w:rFonts w:ascii="Courier New" w:eastAsia="Times New Roman" w:hAnsi="Courier New" w:cs="Courier New"/>
      <w:sz w:val="20"/>
      <w:szCs w:val="20"/>
    </w:rPr>
  </w:style>
  <w:style w:type="paragraph" w:styleId="HTMLconformatoprevio">
    <w:name w:val="HTML Preformatted"/>
    <w:basedOn w:val="Normal"/>
    <w:link w:val="HTMLconformatoprevioCar"/>
    <w:unhideWhenUsed/>
    <w:rsid w:val="00827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rsid w:val="008270C6"/>
    <w:rPr>
      <w:rFonts w:ascii="Courier New" w:eastAsia="Times New Roman" w:hAnsi="Courier New" w:cs="Courier New"/>
      <w:sz w:val="20"/>
      <w:szCs w:val="20"/>
      <w:lang w:val="es-MX" w:eastAsia="es-MX"/>
    </w:rPr>
  </w:style>
  <w:style w:type="paragraph" w:customStyle="1" w:styleId="GELTUTULO4">
    <w:name w:val="GEL_TUTULO4"/>
    <w:basedOn w:val="GELTtulo3"/>
    <w:qFormat/>
    <w:rsid w:val="00F66053"/>
    <w:pPr>
      <w:numPr>
        <w:ilvl w:val="0"/>
        <w:numId w:val="0"/>
      </w:numPr>
      <w:ind w:left="1440" w:hanging="1080"/>
    </w:pPr>
  </w:style>
  <w:style w:type="character" w:customStyle="1" w:styleId="corchete-llamada1">
    <w:name w:val="corchete-llamada1"/>
    <w:basedOn w:val="Fuentedeprrafopredeter"/>
    <w:rsid w:val="00E21DCE"/>
    <w:rPr>
      <w:vanish/>
      <w:webHidden w:val="0"/>
      <w:specVanish w:val="0"/>
    </w:rPr>
  </w:style>
  <w:style w:type="paragraph" w:styleId="Textonotaalfinal">
    <w:name w:val="endnote text"/>
    <w:basedOn w:val="Normal"/>
    <w:link w:val="TextonotaalfinalCar"/>
    <w:uiPriority w:val="99"/>
    <w:semiHidden/>
    <w:unhideWhenUsed/>
    <w:rsid w:val="000F5DCA"/>
    <w:rPr>
      <w:sz w:val="20"/>
      <w:szCs w:val="20"/>
    </w:rPr>
  </w:style>
  <w:style w:type="character" w:customStyle="1" w:styleId="TextonotaalfinalCar">
    <w:name w:val="Texto nota al final Car"/>
    <w:basedOn w:val="Fuentedeprrafopredeter"/>
    <w:link w:val="Textonotaalfinal"/>
    <w:uiPriority w:val="99"/>
    <w:semiHidden/>
    <w:rsid w:val="000F5DCA"/>
    <w:rPr>
      <w:sz w:val="20"/>
      <w:szCs w:val="20"/>
    </w:rPr>
  </w:style>
  <w:style w:type="character" w:styleId="Refdenotaalfinal">
    <w:name w:val="endnote reference"/>
    <w:basedOn w:val="Fuentedeprrafopredeter"/>
    <w:uiPriority w:val="99"/>
    <w:semiHidden/>
    <w:unhideWhenUsed/>
    <w:rsid w:val="000F5DC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able of figures"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HTML Preformatted" w:uiPriority="0"/>
    <w:lsdException w:name="HTML Typewriter" w:uiPriority="0"/>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2CD1"/>
  </w:style>
  <w:style w:type="paragraph" w:styleId="Ttulo1">
    <w:name w:val="heading 1"/>
    <w:basedOn w:val="Normal"/>
    <w:next w:val="Normal"/>
    <w:link w:val="Ttulo1Car"/>
    <w:qFormat/>
    <w:rsid w:val="00BD3159"/>
    <w:pPr>
      <w:keepNext/>
      <w:keepLines/>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85B08"/>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1E0C78"/>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1E0C78"/>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1E0C78"/>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1E0C78"/>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1E0C78"/>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E0C78"/>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E0C78"/>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FB74C6"/>
    <w:pPr>
      <w:ind w:left="720"/>
      <w:contextualSpacing/>
    </w:pPr>
  </w:style>
  <w:style w:type="paragraph" w:customStyle="1" w:styleId="GELParrafo">
    <w:name w:val="GEL_Parrafo"/>
    <w:basedOn w:val="Prrafodelista"/>
    <w:link w:val="GELParrafoCar"/>
    <w:qFormat/>
    <w:rsid w:val="00BD315B"/>
    <w:pPr>
      <w:spacing w:before="240"/>
      <w:ind w:left="0"/>
      <w:contextualSpacing w:val="0"/>
      <w:jc w:val="both"/>
    </w:pPr>
    <w:rPr>
      <w:rFonts w:ascii="Arial" w:hAnsi="Arial"/>
      <w:sz w:val="24"/>
    </w:rPr>
  </w:style>
  <w:style w:type="character" w:customStyle="1" w:styleId="Ttulo1Car">
    <w:name w:val="Título 1 Car"/>
    <w:basedOn w:val="Fuentedeprrafopredeter"/>
    <w:link w:val="Ttulo1"/>
    <w:rsid w:val="00BD3159"/>
    <w:rPr>
      <w:rFonts w:asciiTheme="majorHAnsi" w:eastAsiaTheme="majorEastAsia" w:hAnsiTheme="majorHAnsi" w:cstheme="majorBidi"/>
      <w:b/>
      <w:bCs/>
      <w:color w:val="365F91" w:themeColor="accent1" w:themeShade="BF"/>
      <w:sz w:val="28"/>
      <w:szCs w:val="28"/>
    </w:rPr>
  </w:style>
  <w:style w:type="character" w:customStyle="1" w:styleId="PrrafodelistaCar">
    <w:name w:val="Párrafo de lista Car"/>
    <w:basedOn w:val="Fuentedeprrafopredeter"/>
    <w:link w:val="Prrafodelista"/>
    <w:uiPriority w:val="34"/>
    <w:rsid w:val="00FB74C6"/>
  </w:style>
  <w:style w:type="character" w:customStyle="1" w:styleId="GELParrafoCar">
    <w:name w:val="GEL_Parrafo Car"/>
    <w:basedOn w:val="PrrafodelistaCar"/>
    <w:link w:val="GELParrafo"/>
    <w:rsid w:val="00BD315B"/>
    <w:rPr>
      <w:rFonts w:ascii="Arial" w:hAnsi="Arial"/>
      <w:sz w:val="24"/>
    </w:rPr>
  </w:style>
  <w:style w:type="paragraph" w:customStyle="1" w:styleId="GELTtulo1">
    <w:name w:val="GEL_Título1"/>
    <w:basedOn w:val="Ttulo1"/>
    <w:link w:val="GELTtulo1Car"/>
    <w:qFormat/>
    <w:rsid w:val="00C95B20"/>
    <w:pPr>
      <w:keepNext w:val="0"/>
      <w:keepLines w:val="0"/>
      <w:pageBreakBefore/>
      <w:widowControl w:val="0"/>
      <w:numPr>
        <w:numId w:val="3"/>
      </w:numPr>
      <w:pBdr>
        <w:bottom w:val="single" w:sz="18" w:space="1" w:color="auto"/>
      </w:pBdr>
      <w:spacing w:before="1080" w:after="480"/>
      <w:jc w:val="right"/>
    </w:pPr>
    <w:rPr>
      <w:rFonts w:ascii="Tahoma" w:hAnsi="Tahoma"/>
      <w:b w:val="0"/>
      <w:caps/>
      <w:color w:val="auto"/>
      <w:sz w:val="32"/>
    </w:rPr>
  </w:style>
  <w:style w:type="paragraph" w:styleId="Encabezado">
    <w:name w:val="header"/>
    <w:basedOn w:val="Normal"/>
    <w:link w:val="EncabezadoCar"/>
    <w:uiPriority w:val="99"/>
    <w:unhideWhenUsed/>
    <w:rsid w:val="0002426A"/>
    <w:pPr>
      <w:tabs>
        <w:tab w:val="center" w:pos="4252"/>
        <w:tab w:val="right" w:pos="8504"/>
      </w:tabs>
    </w:pPr>
  </w:style>
  <w:style w:type="character" w:customStyle="1" w:styleId="GELTtulo1Car">
    <w:name w:val="GEL_Título1 Car"/>
    <w:basedOn w:val="Ttulo1Car"/>
    <w:link w:val="GELTtulo1"/>
    <w:rsid w:val="00C95B20"/>
    <w:rPr>
      <w:rFonts w:ascii="Tahoma" w:eastAsiaTheme="majorEastAsia" w:hAnsi="Tahoma" w:cstheme="majorBidi"/>
      <w:b w:val="0"/>
      <w:bCs/>
      <w:caps/>
      <w:color w:val="365F91" w:themeColor="accent1" w:themeShade="BF"/>
      <w:sz w:val="32"/>
      <w:szCs w:val="28"/>
    </w:rPr>
  </w:style>
  <w:style w:type="character" w:customStyle="1" w:styleId="EncabezadoCar">
    <w:name w:val="Encabezado Car"/>
    <w:basedOn w:val="Fuentedeprrafopredeter"/>
    <w:link w:val="Encabezado"/>
    <w:uiPriority w:val="99"/>
    <w:rsid w:val="0002426A"/>
  </w:style>
  <w:style w:type="paragraph" w:styleId="Piedepgina">
    <w:name w:val="footer"/>
    <w:basedOn w:val="Normal"/>
    <w:link w:val="PiedepginaCar"/>
    <w:uiPriority w:val="99"/>
    <w:unhideWhenUsed/>
    <w:rsid w:val="0002426A"/>
    <w:pPr>
      <w:tabs>
        <w:tab w:val="center" w:pos="4252"/>
        <w:tab w:val="right" w:pos="8504"/>
      </w:tabs>
    </w:pPr>
  </w:style>
  <w:style w:type="character" w:customStyle="1" w:styleId="PiedepginaCar">
    <w:name w:val="Pie de página Car"/>
    <w:basedOn w:val="Fuentedeprrafopredeter"/>
    <w:link w:val="Piedepgina"/>
    <w:uiPriority w:val="99"/>
    <w:rsid w:val="0002426A"/>
  </w:style>
  <w:style w:type="paragraph" w:styleId="Textodeglobo">
    <w:name w:val="Balloon Text"/>
    <w:basedOn w:val="Normal"/>
    <w:link w:val="TextodegloboCar"/>
    <w:uiPriority w:val="99"/>
    <w:semiHidden/>
    <w:unhideWhenUsed/>
    <w:rsid w:val="00F41277"/>
    <w:rPr>
      <w:rFonts w:ascii="Tahoma" w:hAnsi="Tahoma" w:cs="Tahoma"/>
      <w:sz w:val="16"/>
      <w:szCs w:val="16"/>
    </w:rPr>
  </w:style>
  <w:style w:type="character" w:customStyle="1" w:styleId="TextodegloboCar">
    <w:name w:val="Texto de globo Car"/>
    <w:basedOn w:val="Fuentedeprrafopredeter"/>
    <w:link w:val="Textodeglobo"/>
    <w:uiPriority w:val="99"/>
    <w:semiHidden/>
    <w:rsid w:val="00F41277"/>
    <w:rPr>
      <w:rFonts w:ascii="Tahoma" w:hAnsi="Tahoma" w:cs="Tahoma"/>
      <w:sz w:val="16"/>
      <w:szCs w:val="16"/>
    </w:rPr>
  </w:style>
  <w:style w:type="character" w:customStyle="1" w:styleId="EstiloArial">
    <w:name w:val="Estilo Arial"/>
    <w:rsid w:val="00F41277"/>
    <w:rPr>
      <w:rFonts w:ascii="Arial" w:hAnsi="Arial"/>
      <w:sz w:val="22"/>
    </w:rPr>
  </w:style>
  <w:style w:type="paragraph" w:customStyle="1" w:styleId="GELPiePagina">
    <w:name w:val="GEL_Pie_Pagina"/>
    <w:basedOn w:val="Normal"/>
    <w:link w:val="GELPiePaginaCar"/>
    <w:qFormat/>
    <w:rsid w:val="00D35E47"/>
    <w:rPr>
      <w:rFonts w:ascii="Arial" w:hAnsi="Arial"/>
      <w:sz w:val="14"/>
    </w:rPr>
  </w:style>
  <w:style w:type="paragraph" w:customStyle="1" w:styleId="GELEncabezado">
    <w:name w:val="GEL_Encabezado"/>
    <w:link w:val="GELEncabezadoCar"/>
    <w:qFormat/>
    <w:rsid w:val="000210F9"/>
    <w:pPr>
      <w:pBdr>
        <w:bottom w:val="single" w:sz="18" w:space="1" w:color="auto"/>
      </w:pBdr>
      <w:jc w:val="center"/>
    </w:pPr>
    <w:rPr>
      <w:rFonts w:ascii="Arial" w:hAnsi="Arial"/>
      <w:b/>
      <w:caps/>
      <w:sz w:val="24"/>
    </w:rPr>
  </w:style>
  <w:style w:type="character" w:customStyle="1" w:styleId="GELPiePaginaCar">
    <w:name w:val="GEL_Pie_Pagina Car"/>
    <w:basedOn w:val="Fuentedeprrafopredeter"/>
    <w:link w:val="GELPiePagina"/>
    <w:rsid w:val="00D35E47"/>
    <w:rPr>
      <w:rFonts w:ascii="Arial" w:hAnsi="Arial"/>
      <w:sz w:val="14"/>
    </w:rPr>
  </w:style>
  <w:style w:type="character" w:customStyle="1" w:styleId="Ttulo2Car">
    <w:name w:val="Título 2 Car"/>
    <w:basedOn w:val="Fuentedeprrafopredeter"/>
    <w:link w:val="Ttulo2"/>
    <w:uiPriority w:val="9"/>
    <w:rsid w:val="00F85B08"/>
    <w:rPr>
      <w:rFonts w:asciiTheme="majorHAnsi" w:eastAsiaTheme="majorEastAsia" w:hAnsiTheme="majorHAnsi" w:cstheme="majorBidi"/>
      <w:b/>
      <w:bCs/>
      <w:color w:val="4F81BD" w:themeColor="accent1"/>
      <w:sz w:val="26"/>
      <w:szCs w:val="26"/>
    </w:rPr>
  </w:style>
  <w:style w:type="character" w:customStyle="1" w:styleId="GELEncabezadoCar">
    <w:name w:val="GEL_Encabezado Car"/>
    <w:basedOn w:val="Fuentedeprrafopredeter"/>
    <w:link w:val="GELEncabezado"/>
    <w:rsid w:val="000210F9"/>
    <w:rPr>
      <w:rFonts w:ascii="Arial" w:hAnsi="Arial"/>
      <w:b/>
      <w:caps/>
      <w:sz w:val="24"/>
    </w:rPr>
  </w:style>
  <w:style w:type="paragraph" w:customStyle="1" w:styleId="GELTtulo2">
    <w:name w:val="GEL_Título2"/>
    <w:basedOn w:val="GELTtulo1"/>
    <w:link w:val="GELTtulo2Car"/>
    <w:autoRedefine/>
    <w:qFormat/>
    <w:rsid w:val="009E5F78"/>
    <w:pPr>
      <w:pageBreakBefore w:val="0"/>
      <w:numPr>
        <w:ilvl w:val="1"/>
      </w:numPr>
      <w:pBdr>
        <w:bottom w:val="none" w:sz="0" w:space="0" w:color="auto"/>
      </w:pBdr>
      <w:spacing w:before="480"/>
      <w:jc w:val="left"/>
      <w:outlineLvl w:val="1"/>
    </w:pPr>
    <w:rPr>
      <w:rFonts w:ascii="Arial" w:hAnsi="Arial"/>
      <w:b/>
      <w:sz w:val="24"/>
    </w:rPr>
  </w:style>
  <w:style w:type="character" w:customStyle="1" w:styleId="Ttulo3Car">
    <w:name w:val="Título 3 Car"/>
    <w:basedOn w:val="Fuentedeprrafopredeter"/>
    <w:link w:val="Ttulo3"/>
    <w:uiPriority w:val="9"/>
    <w:semiHidden/>
    <w:rsid w:val="001E0C78"/>
    <w:rPr>
      <w:rFonts w:asciiTheme="majorHAnsi" w:eastAsiaTheme="majorEastAsia" w:hAnsiTheme="majorHAnsi" w:cstheme="majorBidi"/>
      <w:b/>
      <w:bCs/>
      <w:color w:val="4F81BD" w:themeColor="accent1"/>
    </w:rPr>
  </w:style>
  <w:style w:type="character" w:customStyle="1" w:styleId="GELTtulo2Car">
    <w:name w:val="GEL_Título2 Car"/>
    <w:basedOn w:val="Fuentedeprrafopredeter"/>
    <w:link w:val="GELTtulo2"/>
    <w:rsid w:val="009E5F78"/>
    <w:rPr>
      <w:rFonts w:ascii="Arial" w:eastAsiaTheme="majorEastAsia" w:hAnsi="Arial" w:cstheme="majorBidi"/>
      <w:b/>
      <w:bCs/>
      <w:caps/>
      <w:sz w:val="24"/>
      <w:szCs w:val="28"/>
    </w:rPr>
  </w:style>
  <w:style w:type="character" w:customStyle="1" w:styleId="Ttulo4Car">
    <w:name w:val="Título 4 Car"/>
    <w:basedOn w:val="Fuentedeprrafopredeter"/>
    <w:link w:val="Ttulo4"/>
    <w:uiPriority w:val="9"/>
    <w:semiHidden/>
    <w:rsid w:val="001E0C78"/>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1E0C78"/>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1E0C7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1E0C7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E0C7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E0C78"/>
    <w:rPr>
      <w:rFonts w:asciiTheme="majorHAnsi" w:eastAsiaTheme="majorEastAsia" w:hAnsiTheme="majorHAnsi" w:cstheme="majorBidi"/>
      <w:i/>
      <w:iCs/>
      <w:color w:val="404040" w:themeColor="text1" w:themeTint="BF"/>
      <w:sz w:val="20"/>
      <w:szCs w:val="20"/>
    </w:rPr>
  </w:style>
  <w:style w:type="paragraph" w:customStyle="1" w:styleId="GELTitulo2">
    <w:name w:val="GEL_Titulo2"/>
    <w:basedOn w:val="Prrafodelista"/>
    <w:next w:val="Normal"/>
    <w:link w:val="GELTitulo2Car1"/>
    <w:autoRedefine/>
    <w:rsid w:val="00AC42AD"/>
    <w:pPr>
      <w:ind w:left="576" w:hanging="576"/>
    </w:pPr>
  </w:style>
  <w:style w:type="paragraph" w:customStyle="1" w:styleId="GELTtulo3">
    <w:name w:val="GEL_Título3"/>
    <w:basedOn w:val="GELTtulo2"/>
    <w:link w:val="GELTtulo3Car"/>
    <w:autoRedefine/>
    <w:qFormat/>
    <w:rsid w:val="000D5CA4"/>
    <w:pPr>
      <w:numPr>
        <w:ilvl w:val="2"/>
      </w:numPr>
      <w:outlineLvl w:val="2"/>
    </w:pPr>
    <w:rPr>
      <w:lang w:val="es-CO"/>
    </w:rPr>
  </w:style>
  <w:style w:type="paragraph" w:customStyle="1" w:styleId="GELTtulo4">
    <w:name w:val="GEL_Título4"/>
    <w:basedOn w:val="GELTtulo3"/>
    <w:link w:val="GELTtulo4Car"/>
    <w:qFormat/>
    <w:rsid w:val="00B73AD1"/>
    <w:pPr>
      <w:numPr>
        <w:ilvl w:val="0"/>
        <w:numId w:val="0"/>
      </w:numPr>
      <w:ind w:left="1077" w:hanging="1077"/>
      <w:outlineLvl w:val="3"/>
    </w:pPr>
  </w:style>
  <w:style w:type="character" w:customStyle="1" w:styleId="GELTtulo3Car">
    <w:name w:val="GEL_Título3 Car"/>
    <w:basedOn w:val="GELTtulo2Car"/>
    <w:link w:val="GELTtulo3"/>
    <w:rsid w:val="000D5CA4"/>
    <w:rPr>
      <w:rFonts w:ascii="Arial" w:eastAsiaTheme="majorEastAsia" w:hAnsi="Arial" w:cstheme="majorBidi"/>
      <w:b/>
      <w:bCs/>
      <w:caps/>
      <w:sz w:val="24"/>
      <w:szCs w:val="28"/>
      <w:lang w:val="es-CO"/>
    </w:rPr>
  </w:style>
  <w:style w:type="paragraph" w:customStyle="1" w:styleId="GELportada">
    <w:name w:val="GEL_portada"/>
    <w:basedOn w:val="GELEncabezado"/>
    <w:link w:val="GELportadaCar"/>
    <w:rsid w:val="00605CAC"/>
    <w:pPr>
      <w:jc w:val="right"/>
    </w:pPr>
    <w:rPr>
      <w:rFonts w:ascii="Tahoma" w:hAnsi="Tahoma"/>
      <w:sz w:val="32"/>
    </w:rPr>
  </w:style>
  <w:style w:type="character" w:customStyle="1" w:styleId="GELTtulo4Car">
    <w:name w:val="GEL_Título4 Car"/>
    <w:basedOn w:val="GELTtulo3Car"/>
    <w:link w:val="GELTtulo4"/>
    <w:rsid w:val="00B73AD1"/>
    <w:rPr>
      <w:rFonts w:ascii="Arial" w:eastAsiaTheme="majorEastAsia" w:hAnsi="Arial" w:cstheme="majorBidi"/>
      <w:b/>
      <w:bCs/>
      <w:caps/>
      <w:sz w:val="24"/>
      <w:szCs w:val="28"/>
      <w:lang w:val="es-CO"/>
    </w:rPr>
  </w:style>
  <w:style w:type="paragraph" w:customStyle="1" w:styleId="GELPortadatitulo">
    <w:name w:val="GEL_Portada_titulo"/>
    <w:basedOn w:val="GELportada"/>
    <w:link w:val="GELPortadatituloCar"/>
    <w:qFormat/>
    <w:rsid w:val="006E3188"/>
    <w:rPr>
      <w:sz w:val="28"/>
    </w:rPr>
  </w:style>
  <w:style w:type="character" w:customStyle="1" w:styleId="GELportadaCar">
    <w:name w:val="GEL_portada Car"/>
    <w:basedOn w:val="GELEncabezadoCar"/>
    <w:link w:val="GELportada"/>
    <w:rsid w:val="00605CAC"/>
    <w:rPr>
      <w:rFonts w:ascii="Tahoma" w:hAnsi="Tahoma"/>
      <w:b/>
      <w:caps/>
      <w:sz w:val="32"/>
    </w:rPr>
  </w:style>
  <w:style w:type="paragraph" w:customStyle="1" w:styleId="GELPortadacontenido">
    <w:name w:val="GEL_Portada_contenido"/>
    <w:basedOn w:val="GELPortadatitulo"/>
    <w:link w:val="GELPortadacontenidoCar"/>
    <w:qFormat/>
    <w:rsid w:val="00605CAC"/>
    <w:pPr>
      <w:pBdr>
        <w:bottom w:val="none" w:sz="0" w:space="0" w:color="auto"/>
      </w:pBdr>
    </w:pPr>
    <w:rPr>
      <w:caps w:val="0"/>
    </w:rPr>
  </w:style>
  <w:style w:type="character" w:customStyle="1" w:styleId="GELPortadatituloCar">
    <w:name w:val="GEL_Portada_titulo Car"/>
    <w:basedOn w:val="GELportadaCar"/>
    <w:link w:val="GELPortadatitulo"/>
    <w:rsid w:val="006E3188"/>
    <w:rPr>
      <w:rFonts w:ascii="Tahoma" w:hAnsi="Tahoma"/>
      <w:b/>
      <w:caps/>
      <w:sz w:val="28"/>
    </w:rPr>
  </w:style>
  <w:style w:type="character" w:styleId="Hipervnculo">
    <w:name w:val="Hyperlink"/>
    <w:uiPriority w:val="99"/>
    <w:rsid w:val="00F41DF6"/>
    <w:rPr>
      <w:color w:val="0000FF"/>
      <w:u w:val="single"/>
    </w:rPr>
  </w:style>
  <w:style w:type="character" w:customStyle="1" w:styleId="GELPortadacontenidoCar">
    <w:name w:val="GEL_Portada_contenido Car"/>
    <w:basedOn w:val="GELPortadatituloCar"/>
    <w:link w:val="GELPortadacontenido"/>
    <w:rsid w:val="00605CAC"/>
    <w:rPr>
      <w:rFonts w:ascii="Tahoma" w:hAnsi="Tahoma"/>
      <w:b/>
      <w:caps w:val="0"/>
      <w:sz w:val="28"/>
    </w:rPr>
  </w:style>
  <w:style w:type="paragraph" w:customStyle="1" w:styleId="TITULOINFORMAL">
    <w:name w:val="TITULO INFORMAL"/>
    <w:basedOn w:val="Normal"/>
    <w:rsid w:val="00F41DF6"/>
    <w:pPr>
      <w:spacing w:before="720" w:after="240"/>
      <w:jc w:val="center"/>
    </w:pPr>
    <w:rPr>
      <w:rFonts w:ascii="Arial" w:eastAsia="Times New Roman" w:hAnsi="Arial" w:cs="Times New Roman"/>
      <w:b/>
      <w:color w:val="000000"/>
      <w:sz w:val="24"/>
      <w:lang w:eastAsia="es-ES"/>
    </w:rPr>
  </w:style>
  <w:style w:type="paragraph" w:customStyle="1" w:styleId="GELTtulogen">
    <w:name w:val="GEL_Título_gen"/>
    <w:basedOn w:val="GELPortadatitulo"/>
    <w:link w:val="GELTtulogenCar"/>
    <w:qFormat/>
    <w:rsid w:val="0087108A"/>
    <w:pPr>
      <w:widowControl w:val="0"/>
      <w:pBdr>
        <w:bottom w:val="none" w:sz="0" w:space="0" w:color="auto"/>
      </w:pBdr>
      <w:spacing w:after="400"/>
      <w:jc w:val="center"/>
    </w:pPr>
    <w:rPr>
      <w:sz w:val="24"/>
    </w:rPr>
  </w:style>
  <w:style w:type="paragraph" w:customStyle="1" w:styleId="GELtabla">
    <w:name w:val="GEL_tabla"/>
    <w:basedOn w:val="GELParrafo"/>
    <w:link w:val="GELtablaCar"/>
    <w:qFormat/>
    <w:rsid w:val="00A108B1"/>
    <w:pPr>
      <w:spacing w:before="6"/>
    </w:pPr>
    <w:rPr>
      <w:sz w:val="16"/>
      <w:lang w:val="es-VE"/>
    </w:rPr>
  </w:style>
  <w:style w:type="character" w:customStyle="1" w:styleId="GELTtulogenCar">
    <w:name w:val="GEL_Título_gen Car"/>
    <w:basedOn w:val="GELPortadatituloCar"/>
    <w:link w:val="GELTtulogen"/>
    <w:rsid w:val="0087108A"/>
    <w:rPr>
      <w:rFonts w:ascii="Tahoma" w:hAnsi="Tahoma"/>
      <w:b/>
      <w:caps/>
      <w:sz w:val="24"/>
    </w:rPr>
  </w:style>
  <w:style w:type="paragraph" w:styleId="TtulodeTDC">
    <w:name w:val="TOC Heading"/>
    <w:basedOn w:val="Ttulo1"/>
    <w:next w:val="Normal"/>
    <w:uiPriority w:val="39"/>
    <w:semiHidden/>
    <w:unhideWhenUsed/>
    <w:qFormat/>
    <w:rsid w:val="00C4040A"/>
    <w:pPr>
      <w:numPr>
        <w:numId w:val="0"/>
      </w:numPr>
      <w:outlineLvl w:val="9"/>
    </w:pPr>
    <w:rPr>
      <w:lang w:eastAsia="es-ES"/>
    </w:rPr>
  </w:style>
  <w:style w:type="character" w:customStyle="1" w:styleId="GELtablaCar">
    <w:name w:val="GEL_tabla Car"/>
    <w:basedOn w:val="GELParrafoCar"/>
    <w:link w:val="GELtabla"/>
    <w:rsid w:val="00A108B1"/>
    <w:rPr>
      <w:rFonts w:ascii="Arial" w:hAnsi="Arial"/>
      <w:sz w:val="16"/>
      <w:lang w:val="es-VE"/>
    </w:rPr>
  </w:style>
  <w:style w:type="paragraph" w:styleId="TDC1">
    <w:name w:val="toc 1"/>
    <w:basedOn w:val="Normal"/>
    <w:next w:val="Normal"/>
    <w:autoRedefine/>
    <w:uiPriority w:val="39"/>
    <w:unhideWhenUsed/>
    <w:qFormat/>
    <w:rsid w:val="00884BF6"/>
    <w:pPr>
      <w:tabs>
        <w:tab w:val="right" w:leader="dot" w:pos="8830"/>
      </w:tabs>
      <w:spacing w:before="120" w:after="120"/>
      <w:jc w:val="both"/>
    </w:pPr>
    <w:rPr>
      <w:rFonts w:ascii="Arial" w:eastAsiaTheme="minorEastAsia" w:hAnsi="Arial"/>
      <w:noProof/>
      <w:lang w:eastAsia="es-ES"/>
    </w:rPr>
  </w:style>
  <w:style w:type="paragraph" w:styleId="TDC2">
    <w:name w:val="toc 2"/>
    <w:basedOn w:val="Normal"/>
    <w:next w:val="Normal"/>
    <w:uiPriority w:val="39"/>
    <w:unhideWhenUsed/>
    <w:qFormat/>
    <w:rsid w:val="00884BF6"/>
    <w:pPr>
      <w:tabs>
        <w:tab w:val="left" w:pos="885"/>
        <w:tab w:val="right" w:leader="dot" w:pos="8828"/>
      </w:tabs>
    </w:pPr>
    <w:rPr>
      <w:rFonts w:ascii="Arial" w:hAnsi="Arial" w:cstheme="minorHAnsi"/>
      <w:bCs/>
      <w:caps/>
    </w:rPr>
  </w:style>
  <w:style w:type="paragraph" w:styleId="TDC3">
    <w:name w:val="toc 3"/>
    <w:basedOn w:val="Normal"/>
    <w:next w:val="Normal"/>
    <w:uiPriority w:val="39"/>
    <w:unhideWhenUsed/>
    <w:qFormat/>
    <w:rsid w:val="00884BF6"/>
    <w:pPr>
      <w:tabs>
        <w:tab w:val="left" w:pos="887"/>
        <w:tab w:val="right" w:leader="dot" w:pos="8830"/>
      </w:tabs>
    </w:pPr>
    <w:rPr>
      <w:rFonts w:ascii="Arial" w:hAnsi="Arial" w:cstheme="minorHAnsi"/>
      <w:caps/>
      <w:noProof/>
    </w:rPr>
  </w:style>
  <w:style w:type="paragraph" w:customStyle="1" w:styleId="GELTBContenido">
    <w:name w:val="GEL_TB_Contenido"/>
    <w:basedOn w:val="GELtabla"/>
    <w:link w:val="GELTBContenidoCar"/>
    <w:qFormat/>
    <w:rsid w:val="00A72232"/>
  </w:style>
  <w:style w:type="paragraph" w:styleId="TDC4">
    <w:name w:val="toc 4"/>
    <w:basedOn w:val="Normal"/>
    <w:next w:val="Normal"/>
    <w:autoRedefine/>
    <w:uiPriority w:val="39"/>
    <w:unhideWhenUsed/>
    <w:rsid w:val="00A72232"/>
    <w:rPr>
      <w:rFonts w:cstheme="minorHAnsi"/>
    </w:rPr>
  </w:style>
  <w:style w:type="character" w:customStyle="1" w:styleId="GELTBContenidoCar">
    <w:name w:val="GEL_TB_Contenido Car"/>
    <w:basedOn w:val="GELtablaCar"/>
    <w:link w:val="GELTBContenido"/>
    <w:rsid w:val="00A72232"/>
    <w:rPr>
      <w:rFonts w:ascii="Arial" w:hAnsi="Arial"/>
      <w:sz w:val="24"/>
      <w:lang w:val="es-VE"/>
    </w:rPr>
  </w:style>
  <w:style w:type="paragraph" w:styleId="TDC5">
    <w:name w:val="toc 5"/>
    <w:basedOn w:val="Normal"/>
    <w:next w:val="Normal"/>
    <w:autoRedefine/>
    <w:uiPriority w:val="39"/>
    <w:unhideWhenUsed/>
    <w:rsid w:val="00A72232"/>
    <w:rPr>
      <w:rFonts w:cstheme="minorHAnsi"/>
    </w:rPr>
  </w:style>
  <w:style w:type="paragraph" w:styleId="TDC6">
    <w:name w:val="toc 6"/>
    <w:basedOn w:val="Normal"/>
    <w:next w:val="Normal"/>
    <w:autoRedefine/>
    <w:uiPriority w:val="39"/>
    <w:unhideWhenUsed/>
    <w:rsid w:val="00A72232"/>
    <w:rPr>
      <w:rFonts w:cstheme="minorHAnsi"/>
    </w:rPr>
  </w:style>
  <w:style w:type="paragraph" w:styleId="TDC7">
    <w:name w:val="toc 7"/>
    <w:basedOn w:val="Normal"/>
    <w:next w:val="Normal"/>
    <w:autoRedefine/>
    <w:uiPriority w:val="39"/>
    <w:unhideWhenUsed/>
    <w:rsid w:val="00A72232"/>
    <w:rPr>
      <w:rFonts w:cstheme="minorHAnsi"/>
    </w:rPr>
  </w:style>
  <w:style w:type="paragraph" w:styleId="TDC8">
    <w:name w:val="toc 8"/>
    <w:basedOn w:val="Normal"/>
    <w:next w:val="Normal"/>
    <w:autoRedefine/>
    <w:uiPriority w:val="39"/>
    <w:unhideWhenUsed/>
    <w:rsid w:val="00A72232"/>
    <w:rPr>
      <w:rFonts w:cstheme="minorHAnsi"/>
    </w:rPr>
  </w:style>
  <w:style w:type="paragraph" w:styleId="TDC9">
    <w:name w:val="toc 9"/>
    <w:basedOn w:val="Normal"/>
    <w:next w:val="Normal"/>
    <w:autoRedefine/>
    <w:uiPriority w:val="39"/>
    <w:unhideWhenUsed/>
    <w:rsid w:val="00A72232"/>
    <w:rPr>
      <w:rFonts w:cstheme="minorHAnsi"/>
    </w:rPr>
  </w:style>
  <w:style w:type="paragraph" w:customStyle="1" w:styleId="GELTtulo0">
    <w:name w:val="GEL_Título0"/>
    <w:basedOn w:val="GELParrafo"/>
    <w:link w:val="GELTtulo0Car"/>
    <w:qFormat/>
    <w:rsid w:val="003C4547"/>
    <w:pPr>
      <w:pageBreakBefore/>
      <w:widowControl w:val="0"/>
      <w:pBdr>
        <w:bottom w:val="single" w:sz="18" w:space="1" w:color="auto"/>
      </w:pBdr>
      <w:spacing w:before="2000" w:after="400"/>
      <w:jc w:val="right"/>
    </w:pPr>
    <w:rPr>
      <w:rFonts w:ascii="Tahoma" w:hAnsi="Tahoma"/>
      <w:caps/>
      <w:sz w:val="32"/>
      <w:lang w:val="es-VE"/>
    </w:rPr>
  </w:style>
  <w:style w:type="character" w:customStyle="1" w:styleId="GELTtulo0Car">
    <w:name w:val="GEL_Título0 Car"/>
    <w:basedOn w:val="GELParrafoCar"/>
    <w:link w:val="GELTtulo0"/>
    <w:rsid w:val="003C4547"/>
    <w:rPr>
      <w:rFonts w:ascii="Tahoma" w:hAnsi="Tahoma"/>
      <w:caps/>
      <w:sz w:val="32"/>
      <w:lang w:val="es-VE"/>
    </w:rPr>
  </w:style>
  <w:style w:type="paragraph" w:styleId="Tabladeilustraciones">
    <w:name w:val="table of figures"/>
    <w:basedOn w:val="Normal"/>
    <w:next w:val="Normal"/>
    <w:uiPriority w:val="99"/>
    <w:unhideWhenUsed/>
    <w:qFormat/>
    <w:rsid w:val="0007744A"/>
    <w:rPr>
      <w:rFonts w:ascii="Arial" w:hAnsi="Arial" w:cstheme="minorHAnsi"/>
      <w:i/>
      <w:iCs/>
      <w:sz w:val="20"/>
      <w:szCs w:val="20"/>
    </w:rPr>
  </w:style>
  <w:style w:type="paragraph" w:customStyle="1" w:styleId="GELTitulo22">
    <w:name w:val="GEL_Titulo22"/>
    <w:basedOn w:val="GELTtulo1"/>
    <w:link w:val="GELTitulo22Car"/>
    <w:rsid w:val="00AC42AD"/>
    <w:pPr>
      <w:pageBreakBefore w:val="0"/>
    </w:pPr>
  </w:style>
  <w:style w:type="character" w:customStyle="1" w:styleId="GELTitulo2Car1">
    <w:name w:val="GEL_Titulo2 Car1"/>
    <w:basedOn w:val="PrrafodelistaCar"/>
    <w:link w:val="GELTitulo2"/>
    <w:rsid w:val="00AC42AD"/>
  </w:style>
  <w:style w:type="character" w:customStyle="1" w:styleId="GELTitulo22Car">
    <w:name w:val="GEL_Titulo22 Car"/>
    <w:basedOn w:val="GELTitulo2Car1"/>
    <w:link w:val="GELTitulo22"/>
    <w:rsid w:val="00AC42AD"/>
    <w:rPr>
      <w:rFonts w:ascii="Tahoma" w:eastAsiaTheme="majorEastAsia" w:hAnsi="Tahoma" w:cstheme="majorBidi"/>
      <w:bCs/>
      <w:caps/>
      <w:sz w:val="32"/>
      <w:szCs w:val="28"/>
    </w:rPr>
  </w:style>
  <w:style w:type="paragraph" w:customStyle="1" w:styleId="GELvieta">
    <w:name w:val="GEL_viñeta"/>
    <w:basedOn w:val="GELParrafo"/>
    <w:link w:val="GELvietaCar"/>
    <w:qFormat/>
    <w:rsid w:val="00D85F58"/>
    <w:pPr>
      <w:ind w:left="357" w:hanging="357"/>
    </w:pPr>
  </w:style>
  <w:style w:type="character" w:customStyle="1" w:styleId="GELvietaCar">
    <w:name w:val="GEL_viñeta Car"/>
    <w:basedOn w:val="GELParrafoCar"/>
    <w:link w:val="GELvieta"/>
    <w:rsid w:val="00D85F58"/>
    <w:rPr>
      <w:rFonts w:ascii="Arial" w:hAnsi="Arial"/>
      <w:sz w:val="24"/>
    </w:rPr>
  </w:style>
  <w:style w:type="paragraph" w:customStyle="1" w:styleId="GELVietaabcd">
    <w:name w:val="GEL_Viñeta_abcd"/>
    <w:basedOn w:val="Normal"/>
    <w:link w:val="GELVietaabcdCar"/>
    <w:qFormat/>
    <w:rsid w:val="00164709"/>
    <w:pPr>
      <w:numPr>
        <w:numId w:val="7"/>
      </w:numPr>
      <w:spacing w:before="240"/>
      <w:jc w:val="both"/>
    </w:pPr>
    <w:rPr>
      <w:rFonts w:ascii="Arial" w:hAnsi="Arial"/>
      <w:sz w:val="24"/>
      <w:lang w:val="es-VE"/>
    </w:rPr>
  </w:style>
  <w:style w:type="character" w:customStyle="1" w:styleId="GELVietaabcdCar">
    <w:name w:val="GEL_Viñeta_abcd Car"/>
    <w:basedOn w:val="Fuentedeprrafopredeter"/>
    <w:link w:val="GELVietaabcd"/>
    <w:rsid w:val="00164709"/>
    <w:rPr>
      <w:rFonts w:ascii="Arial" w:hAnsi="Arial"/>
      <w:sz w:val="24"/>
      <w:lang w:val="es-VE"/>
    </w:rPr>
  </w:style>
  <w:style w:type="paragraph" w:customStyle="1" w:styleId="GELVietapunto">
    <w:name w:val="GEL_Viñeta_punto"/>
    <w:basedOn w:val="GELParrafo"/>
    <w:link w:val="GELVietapuntoCar"/>
    <w:qFormat/>
    <w:rsid w:val="00117C8C"/>
    <w:pPr>
      <w:ind w:left="357" w:hanging="357"/>
    </w:pPr>
  </w:style>
  <w:style w:type="character" w:customStyle="1" w:styleId="GELVietapuntoCar">
    <w:name w:val="GEL_Viñeta_punto Car"/>
    <w:basedOn w:val="GELParrafoCar"/>
    <w:link w:val="GELVietapunto"/>
    <w:rsid w:val="00117C8C"/>
    <w:rPr>
      <w:rFonts w:ascii="Arial" w:hAnsi="Arial"/>
      <w:sz w:val="24"/>
    </w:rPr>
  </w:style>
  <w:style w:type="paragraph" w:customStyle="1" w:styleId="GELVietanum">
    <w:name w:val="GEL_Viñeta_num"/>
    <w:basedOn w:val="GELVietapunto"/>
    <w:link w:val="GELVietanumCar"/>
    <w:qFormat/>
    <w:rsid w:val="00710A22"/>
    <w:pPr>
      <w:numPr>
        <w:numId w:val="4"/>
      </w:numPr>
      <w:ind w:left="357" w:hanging="357"/>
    </w:pPr>
    <w:rPr>
      <w:rFonts w:cs="Arial"/>
      <w:lang w:val="es-MX"/>
    </w:rPr>
  </w:style>
  <w:style w:type="character" w:customStyle="1" w:styleId="GELVietanumCar">
    <w:name w:val="GEL_Viñeta_num Car"/>
    <w:basedOn w:val="GELVietapuntoCar"/>
    <w:link w:val="GELVietanum"/>
    <w:rsid w:val="00710A22"/>
    <w:rPr>
      <w:rFonts w:ascii="Arial" w:hAnsi="Arial" w:cs="Arial"/>
      <w:sz w:val="24"/>
      <w:lang w:val="es-MX"/>
    </w:rPr>
  </w:style>
  <w:style w:type="paragraph" w:styleId="Textonotapie">
    <w:name w:val="footnote text"/>
    <w:basedOn w:val="Normal"/>
    <w:link w:val="TextonotapieCar"/>
    <w:semiHidden/>
    <w:rsid w:val="00F7433A"/>
    <w:pPr>
      <w:widowControl w:val="0"/>
      <w:suppressAutoHyphens/>
      <w:spacing w:before="113" w:after="57"/>
      <w:jc w:val="both"/>
    </w:pPr>
    <w:rPr>
      <w:rFonts w:ascii="Arial" w:eastAsia="Nimbus Sans L" w:hAnsi="Arial" w:cs="Nimbus Sans L"/>
      <w:color w:val="000000"/>
      <w:sz w:val="20"/>
      <w:szCs w:val="20"/>
      <w:lang w:val="es-ES_tradnl" w:eastAsia="es-ES" w:bidi="es-ES"/>
    </w:rPr>
  </w:style>
  <w:style w:type="character" w:customStyle="1" w:styleId="TextonotapieCar">
    <w:name w:val="Texto nota pie Car"/>
    <w:basedOn w:val="Fuentedeprrafopredeter"/>
    <w:link w:val="Textonotapie"/>
    <w:semiHidden/>
    <w:rsid w:val="00F7433A"/>
    <w:rPr>
      <w:rFonts w:ascii="Arial" w:eastAsia="Nimbus Sans L" w:hAnsi="Arial" w:cs="Nimbus Sans L"/>
      <w:color w:val="000000"/>
      <w:sz w:val="20"/>
      <w:szCs w:val="20"/>
      <w:lang w:val="es-ES_tradnl" w:eastAsia="es-ES" w:bidi="es-ES"/>
    </w:rPr>
  </w:style>
  <w:style w:type="character" w:styleId="Refdenotaalpie">
    <w:name w:val="footnote reference"/>
    <w:basedOn w:val="Fuentedeprrafopredeter"/>
    <w:semiHidden/>
    <w:rsid w:val="00F7433A"/>
    <w:rPr>
      <w:vertAlign w:val="superscript"/>
    </w:rPr>
  </w:style>
  <w:style w:type="paragraph" w:styleId="Epgrafe">
    <w:name w:val="caption"/>
    <w:basedOn w:val="Normal"/>
    <w:next w:val="Normal"/>
    <w:link w:val="EpgrafeCar"/>
    <w:unhideWhenUsed/>
    <w:qFormat/>
    <w:rsid w:val="00B03536"/>
    <w:pPr>
      <w:spacing w:after="200"/>
    </w:pPr>
    <w:rPr>
      <w:b/>
      <w:bCs/>
      <w:color w:val="4F81BD" w:themeColor="accent1"/>
      <w:sz w:val="18"/>
      <w:szCs w:val="18"/>
    </w:rPr>
  </w:style>
  <w:style w:type="paragraph" w:customStyle="1" w:styleId="GELtitulofiguras">
    <w:name w:val="GEL_titulo_figuras"/>
    <w:basedOn w:val="Epgrafe"/>
    <w:link w:val="GELtitulofigurasCar"/>
    <w:autoRedefine/>
    <w:qFormat/>
    <w:rsid w:val="0076645C"/>
    <w:pPr>
      <w:spacing w:after="0"/>
      <w:jc w:val="both"/>
    </w:pPr>
    <w:rPr>
      <w:rFonts w:ascii="Arial" w:hAnsi="Arial" w:cs="Arial"/>
      <w:b w:val="0"/>
      <w:color w:val="auto"/>
      <w:sz w:val="24"/>
      <w:szCs w:val="24"/>
      <w:lang w:eastAsia="es-ES"/>
    </w:rPr>
  </w:style>
  <w:style w:type="paragraph" w:styleId="Textoindependiente">
    <w:name w:val="Body Text"/>
    <w:basedOn w:val="Normal"/>
    <w:link w:val="TextoindependienteCar"/>
    <w:rsid w:val="00747920"/>
    <w:pPr>
      <w:widowControl w:val="0"/>
      <w:suppressAutoHyphens/>
      <w:spacing w:after="120"/>
      <w:jc w:val="both"/>
    </w:pPr>
    <w:rPr>
      <w:rFonts w:ascii="Arial" w:eastAsia="Nimbus Sans L" w:hAnsi="Arial" w:cs="Nimbus Sans L"/>
      <w:color w:val="000000"/>
      <w:sz w:val="20"/>
      <w:szCs w:val="20"/>
      <w:lang w:val="es-ES_tradnl" w:eastAsia="es-ES" w:bidi="es-ES"/>
    </w:rPr>
  </w:style>
  <w:style w:type="character" w:customStyle="1" w:styleId="EpgrafeCar">
    <w:name w:val="Epígrafe Car"/>
    <w:basedOn w:val="Fuentedeprrafopredeter"/>
    <w:link w:val="Epgrafe"/>
    <w:uiPriority w:val="35"/>
    <w:rsid w:val="00C752F9"/>
    <w:rPr>
      <w:b/>
      <w:bCs/>
      <w:color w:val="4F81BD" w:themeColor="accent1"/>
      <w:sz w:val="18"/>
      <w:szCs w:val="18"/>
    </w:rPr>
  </w:style>
  <w:style w:type="character" w:customStyle="1" w:styleId="GELtitulofigurasCar">
    <w:name w:val="GEL_titulo_figuras Car"/>
    <w:basedOn w:val="EpgrafeCar"/>
    <w:link w:val="GELtitulofiguras"/>
    <w:rsid w:val="0076645C"/>
    <w:rPr>
      <w:rFonts w:ascii="Arial" w:hAnsi="Arial" w:cs="Arial"/>
      <w:b w:val="0"/>
      <w:bCs/>
      <w:color w:val="4F81BD" w:themeColor="accent1"/>
      <w:sz w:val="24"/>
      <w:szCs w:val="24"/>
      <w:lang w:eastAsia="es-ES"/>
    </w:rPr>
  </w:style>
  <w:style w:type="character" w:customStyle="1" w:styleId="TextoindependienteCar">
    <w:name w:val="Texto independiente Car"/>
    <w:basedOn w:val="Fuentedeprrafopredeter"/>
    <w:link w:val="Textoindependiente"/>
    <w:rsid w:val="00747920"/>
    <w:rPr>
      <w:rFonts w:ascii="Arial" w:eastAsia="Nimbus Sans L" w:hAnsi="Arial" w:cs="Nimbus Sans L"/>
      <w:color w:val="000000"/>
      <w:sz w:val="20"/>
      <w:szCs w:val="20"/>
      <w:lang w:val="es-ES_tradnl" w:eastAsia="es-ES" w:bidi="es-ES"/>
    </w:rPr>
  </w:style>
  <w:style w:type="table" w:styleId="Tablaconcuadrcula">
    <w:name w:val="Table Grid"/>
    <w:basedOn w:val="Tablanormal"/>
    <w:rsid w:val="001C63DA"/>
    <w:rPr>
      <w:rFonts w:ascii="Times New Roman" w:eastAsia="Times New Roman" w:hAnsi="Times New Roman" w:cs="Times New Roman"/>
      <w:sz w:val="20"/>
      <w:szCs w:val="20"/>
      <w:lang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1C63DA"/>
    <w:pPr>
      <w:autoSpaceDE w:val="0"/>
      <w:autoSpaceDN w:val="0"/>
      <w:adjustRightInd w:val="0"/>
    </w:pPr>
    <w:rPr>
      <w:rFonts w:ascii="Arial" w:eastAsia="Times New Roman" w:hAnsi="Arial" w:cs="Arial"/>
      <w:color w:val="000000"/>
      <w:sz w:val="24"/>
      <w:szCs w:val="24"/>
      <w:lang w:eastAsia="es-ES"/>
    </w:rPr>
  </w:style>
  <w:style w:type="paragraph" w:customStyle="1" w:styleId="Ttulo11">
    <w:name w:val="Título 11"/>
    <w:basedOn w:val="Normal"/>
    <w:next w:val="Normal"/>
    <w:rsid w:val="00577A8A"/>
    <w:pPr>
      <w:widowControl w:val="0"/>
      <w:numPr>
        <w:numId w:val="5"/>
      </w:numPr>
      <w:pBdr>
        <w:bottom w:val="single" w:sz="32" w:space="3" w:color="808080"/>
      </w:pBdr>
      <w:suppressAutoHyphens/>
      <w:spacing w:before="170" w:after="119"/>
      <w:jc w:val="both"/>
      <w:outlineLvl w:val="0"/>
    </w:pPr>
    <w:rPr>
      <w:rFonts w:ascii="Arial" w:eastAsia="Nimbus Sans L" w:hAnsi="Arial" w:cs="Nimbus Sans L"/>
      <w:b/>
      <w:bCs/>
      <w:smallCaps/>
      <w:color w:val="000000"/>
      <w:sz w:val="32"/>
      <w:szCs w:val="32"/>
      <w:lang w:val="es-ES_tradnl" w:eastAsia="es-ES" w:bidi="es-ES"/>
    </w:rPr>
  </w:style>
  <w:style w:type="paragraph" w:customStyle="1" w:styleId="Ttulo21">
    <w:name w:val="Título 21"/>
    <w:basedOn w:val="Normal"/>
    <w:next w:val="Normal"/>
    <w:rsid w:val="00577A8A"/>
    <w:pPr>
      <w:keepNext/>
      <w:widowControl w:val="0"/>
      <w:numPr>
        <w:ilvl w:val="1"/>
        <w:numId w:val="5"/>
      </w:numPr>
      <w:suppressAutoHyphens/>
      <w:spacing w:before="120" w:after="120"/>
      <w:jc w:val="both"/>
      <w:outlineLvl w:val="1"/>
    </w:pPr>
    <w:rPr>
      <w:rFonts w:ascii="Arial" w:eastAsia="Arial" w:hAnsi="Arial" w:cs="Arial"/>
      <w:b/>
      <w:bCs/>
      <w:color w:val="000000"/>
      <w:sz w:val="24"/>
      <w:szCs w:val="24"/>
      <w:lang w:val="es-CO" w:eastAsia="es-ES" w:bidi="es-ES"/>
    </w:rPr>
  </w:style>
  <w:style w:type="paragraph" w:customStyle="1" w:styleId="GELMEMANORMAL">
    <w:name w:val="GELMEMA NORMAL"/>
    <w:basedOn w:val="Normal"/>
    <w:link w:val="GELMEMANORMALCar"/>
    <w:autoRedefine/>
    <w:qFormat/>
    <w:rsid w:val="00164709"/>
    <w:pPr>
      <w:jc w:val="both"/>
    </w:pPr>
    <w:rPr>
      <w:rFonts w:ascii="Arial" w:eastAsia="Times New Roman" w:hAnsi="Arial" w:cs="Arial"/>
      <w:szCs w:val="24"/>
      <w:lang w:val="es-CO" w:eastAsia="es-ES"/>
    </w:rPr>
  </w:style>
  <w:style w:type="character" w:customStyle="1" w:styleId="GELMEMANORMALCar">
    <w:name w:val="GELMEMA NORMAL Car"/>
    <w:link w:val="GELMEMANORMAL"/>
    <w:rsid w:val="00164709"/>
    <w:rPr>
      <w:rFonts w:ascii="Arial" w:eastAsia="Times New Roman" w:hAnsi="Arial" w:cs="Arial"/>
      <w:szCs w:val="24"/>
      <w:lang w:val="es-CO" w:eastAsia="es-ES"/>
    </w:rPr>
  </w:style>
  <w:style w:type="paragraph" w:customStyle="1" w:styleId="GELMEMANORMALVIETA">
    <w:name w:val="GELMEMA NORMAL VIÑETA"/>
    <w:basedOn w:val="Normal"/>
    <w:link w:val="GELMEMANORMALVIETACar"/>
    <w:qFormat/>
    <w:rsid w:val="00164709"/>
    <w:pPr>
      <w:numPr>
        <w:numId w:val="6"/>
      </w:numPr>
      <w:jc w:val="both"/>
    </w:pPr>
    <w:rPr>
      <w:rFonts w:ascii="Arial" w:eastAsia="Times New Roman" w:hAnsi="Arial" w:cs="Arial"/>
      <w:szCs w:val="24"/>
      <w:lang w:val="es-CO" w:eastAsia="es-ES"/>
    </w:rPr>
  </w:style>
  <w:style w:type="character" w:customStyle="1" w:styleId="GELMEMANORMALVIETACar">
    <w:name w:val="GELMEMA NORMAL VIÑETA Car"/>
    <w:basedOn w:val="Fuentedeprrafopredeter"/>
    <w:link w:val="GELMEMANORMALVIETA"/>
    <w:rsid w:val="00164709"/>
    <w:rPr>
      <w:rFonts w:ascii="Arial" w:eastAsia="Times New Roman" w:hAnsi="Arial" w:cs="Arial"/>
      <w:szCs w:val="24"/>
      <w:lang w:val="es-CO" w:eastAsia="es-ES"/>
    </w:rPr>
  </w:style>
  <w:style w:type="character" w:styleId="Refdecomentario">
    <w:name w:val="annotation reference"/>
    <w:basedOn w:val="Fuentedeprrafopredeter"/>
    <w:uiPriority w:val="99"/>
    <w:semiHidden/>
    <w:unhideWhenUsed/>
    <w:rsid w:val="004C76DF"/>
    <w:rPr>
      <w:sz w:val="16"/>
      <w:szCs w:val="16"/>
    </w:rPr>
  </w:style>
  <w:style w:type="paragraph" w:styleId="Textocomentario">
    <w:name w:val="annotation text"/>
    <w:basedOn w:val="Normal"/>
    <w:link w:val="TextocomentarioCar"/>
    <w:uiPriority w:val="99"/>
    <w:unhideWhenUsed/>
    <w:rsid w:val="004C76DF"/>
    <w:rPr>
      <w:sz w:val="20"/>
      <w:szCs w:val="20"/>
    </w:rPr>
  </w:style>
  <w:style w:type="character" w:customStyle="1" w:styleId="TextocomentarioCar">
    <w:name w:val="Texto comentario Car"/>
    <w:basedOn w:val="Fuentedeprrafopredeter"/>
    <w:link w:val="Textocomentario"/>
    <w:uiPriority w:val="99"/>
    <w:rsid w:val="004C76DF"/>
    <w:rPr>
      <w:sz w:val="20"/>
      <w:szCs w:val="20"/>
    </w:rPr>
  </w:style>
  <w:style w:type="paragraph" w:styleId="Asuntodelcomentario">
    <w:name w:val="annotation subject"/>
    <w:basedOn w:val="Textocomentario"/>
    <w:next w:val="Textocomentario"/>
    <w:link w:val="AsuntodelcomentarioCar"/>
    <w:uiPriority w:val="99"/>
    <w:semiHidden/>
    <w:unhideWhenUsed/>
    <w:rsid w:val="004C76DF"/>
    <w:rPr>
      <w:b/>
      <w:bCs/>
    </w:rPr>
  </w:style>
  <w:style w:type="character" w:customStyle="1" w:styleId="AsuntodelcomentarioCar">
    <w:name w:val="Asunto del comentario Car"/>
    <w:basedOn w:val="TextocomentarioCar"/>
    <w:link w:val="Asuntodelcomentario"/>
    <w:uiPriority w:val="99"/>
    <w:semiHidden/>
    <w:rsid w:val="004C76DF"/>
    <w:rPr>
      <w:b/>
      <w:bCs/>
      <w:sz w:val="20"/>
      <w:szCs w:val="20"/>
    </w:rPr>
  </w:style>
  <w:style w:type="paragraph" w:styleId="Revisin">
    <w:name w:val="Revision"/>
    <w:hidden/>
    <w:uiPriority w:val="99"/>
    <w:semiHidden/>
    <w:rsid w:val="004C559D"/>
  </w:style>
  <w:style w:type="paragraph" w:styleId="Mapadeldocumento">
    <w:name w:val="Document Map"/>
    <w:basedOn w:val="Normal"/>
    <w:link w:val="MapadeldocumentoCar"/>
    <w:uiPriority w:val="99"/>
    <w:semiHidden/>
    <w:unhideWhenUsed/>
    <w:rsid w:val="002861AD"/>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861AD"/>
    <w:rPr>
      <w:rFonts w:ascii="Tahoma" w:hAnsi="Tahoma" w:cs="Tahoma"/>
      <w:sz w:val="16"/>
      <w:szCs w:val="16"/>
    </w:rPr>
  </w:style>
  <w:style w:type="paragraph" w:styleId="Sinespaciado">
    <w:name w:val="No Spacing"/>
    <w:qFormat/>
    <w:rsid w:val="00A1672B"/>
    <w:rPr>
      <w:rFonts w:ascii="Calibri" w:eastAsia="Calibri" w:hAnsi="Calibri" w:cs="Times New Roman"/>
      <w:lang w:val="es-CO"/>
    </w:rPr>
  </w:style>
  <w:style w:type="paragraph" w:customStyle="1" w:styleId="GELMEMA4">
    <w:name w:val="GELMEMA 4"/>
    <w:basedOn w:val="Prrafodelista"/>
    <w:qFormat/>
    <w:rsid w:val="008270C6"/>
    <w:pPr>
      <w:numPr>
        <w:ilvl w:val="2"/>
        <w:numId w:val="8"/>
      </w:numPr>
      <w:spacing w:after="200" w:line="276" w:lineRule="auto"/>
      <w:outlineLvl w:val="2"/>
    </w:pPr>
    <w:rPr>
      <w:rFonts w:ascii="Arial" w:eastAsia="Times New Roman" w:hAnsi="Arial" w:cs="Arial"/>
      <w:b/>
      <w:szCs w:val="24"/>
      <w:lang w:eastAsia="es-ES"/>
    </w:rPr>
  </w:style>
  <w:style w:type="paragraph" w:styleId="NormalWeb">
    <w:name w:val="Normal (Web)"/>
    <w:basedOn w:val="Normal"/>
    <w:rsid w:val="008270C6"/>
    <w:pPr>
      <w:spacing w:before="100" w:beforeAutospacing="1" w:after="100" w:afterAutospacing="1"/>
    </w:pPr>
    <w:rPr>
      <w:rFonts w:ascii="Times New Roman" w:eastAsia="Times New Roman" w:hAnsi="Times New Roman" w:cs="Times New Roman"/>
      <w:sz w:val="24"/>
      <w:szCs w:val="24"/>
      <w:lang w:val="en-US"/>
    </w:rPr>
  </w:style>
  <w:style w:type="character" w:styleId="MquinadeescribirHTML">
    <w:name w:val="HTML Typewriter"/>
    <w:basedOn w:val="Fuentedeprrafopredeter"/>
    <w:unhideWhenUsed/>
    <w:rsid w:val="008270C6"/>
    <w:rPr>
      <w:rFonts w:ascii="Courier New" w:eastAsia="Times New Roman" w:hAnsi="Courier New" w:cs="Courier New"/>
      <w:sz w:val="20"/>
      <w:szCs w:val="20"/>
    </w:rPr>
  </w:style>
  <w:style w:type="paragraph" w:styleId="HTMLconformatoprevio">
    <w:name w:val="HTML Preformatted"/>
    <w:basedOn w:val="Normal"/>
    <w:link w:val="HTMLconformatoprevioCar"/>
    <w:unhideWhenUsed/>
    <w:rsid w:val="00827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rsid w:val="008270C6"/>
    <w:rPr>
      <w:rFonts w:ascii="Courier New" w:eastAsia="Times New Roman" w:hAnsi="Courier New" w:cs="Courier New"/>
      <w:sz w:val="20"/>
      <w:szCs w:val="20"/>
      <w:lang w:val="es-MX" w:eastAsia="es-MX"/>
    </w:rPr>
  </w:style>
  <w:style w:type="paragraph" w:customStyle="1" w:styleId="GELTUTULO4">
    <w:name w:val="GEL_TUTULO4"/>
    <w:basedOn w:val="GELTtulo3"/>
    <w:qFormat/>
    <w:rsid w:val="00F66053"/>
    <w:pPr>
      <w:numPr>
        <w:ilvl w:val="0"/>
        <w:numId w:val="0"/>
      </w:numPr>
      <w:ind w:left="1440" w:hanging="1080"/>
    </w:pPr>
  </w:style>
  <w:style w:type="character" w:customStyle="1" w:styleId="corchete-llamada1">
    <w:name w:val="corchete-llamada1"/>
    <w:basedOn w:val="Fuentedeprrafopredeter"/>
    <w:rsid w:val="00E21DCE"/>
    <w:rPr>
      <w:vanish/>
      <w:webHidden w:val="0"/>
      <w:specVanish w:val="0"/>
    </w:rPr>
  </w:style>
  <w:style w:type="paragraph" w:styleId="Textonotaalfinal">
    <w:name w:val="endnote text"/>
    <w:basedOn w:val="Normal"/>
    <w:link w:val="TextonotaalfinalCar"/>
    <w:uiPriority w:val="99"/>
    <w:semiHidden/>
    <w:unhideWhenUsed/>
    <w:rsid w:val="000F5DCA"/>
    <w:rPr>
      <w:sz w:val="20"/>
      <w:szCs w:val="20"/>
    </w:rPr>
  </w:style>
  <w:style w:type="character" w:customStyle="1" w:styleId="TextonotaalfinalCar">
    <w:name w:val="Texto nota al final Car"/>
    <w:basedOn w:val="Fuentedeprrafopredeter"/>
    <w:link w:val="Textonotaalfinal"/>
    <w:uiPriority w:val="99"/>
    <w:semiHidden/>
    <w:rsid w:val="000F5DCA"/>
    <w:rPr>
      <w:sz w:val="20"/>
      <w:szCs w:val="20"/>
    </w:rPr>
  </w:style>
  <w:style w:type="character" w:styleId="Refdenotaalfinal">
    <w:name w:val="endnote reference"/>
    <w:basedOn w:val="Fuentedeprrafopredeter"/>
    <w:uiPriority w:val="99"/>
    <w:semiHidden/>
    <w:unhideWhenUsed/>
    <w:rsid w:val="000F5DC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4409745">
      <w:bodyDiv w:val="1"/>
      <w:marLeft w:val="0"/>
      <w:marRight w:val="0"/>
      <w:marTop w:val="0"/>
      <w:marBottom w:val="0"/>
      <w:divBdr>
        <w:top w:val="none" w:sz="0" w:space="0" w:color="auto"/>
        <w:left w:val="none" w:sz="0" w:space="0" w:color="auto"/>
        <w:bottom w:val="none" w:sz="0" w:space="0" w:color="auto"/>
        <w:right w:val="none" w:sz="0" w:space="0" w:color="auto"/>
      </w:divBdr>
    </w:div>
    <w:div w:id="799687342">
      <w:bodyDiv w:val="1"/>
      <w:marLeft w:val="0"/>
      <w:marRight w:val="0"/>
      <w:marTop w:val="0"/>
      <w:marBottom w:val="0"/>
      <w:divBdr>
        <w:top w:val="none" w:sz="0" w:space="0" w:color="auto"/>
        <w:left w:val="none" w:sz="0" w:space="0" w:color="auto"/>
        <w:bottom w:val="none" w:sz="0" w:space="0" w:color="auto"/>
        <w:right w:val="none" w:sz="0" w:space="0" w:color="auto"/>
      </w:divBdr>
    </w:div>
    <w:div w:id="904268240">
      <w:bodyDiv w:val="1"/>
      <w:marLeft w:val="0"/>
      <w:marRight w:val="0"/>
      <w:marTop w:val="0"/>
      <w:marBottom w:val="0"/>
      <w:divBdr>
        <w:top w:val="none" w:sz="0" w:space="0" w:color="auto"/>
        <w:left w:val="none" w:sz="0" w:space="0" w:color="auto"/>
        <w:bottom w:val="none" w:sz="0" w:space="0" w:color="auto"/>
        <w:right w:val="none" w:sz="0" w:space="0" w:color="auto"/>
      </w:divBdr>
    </w:div>
    <w:div w:id="965309871">
      <w:bodyDiv w:val="1"/>
      <w:marLeft w:val="0"/>
      <w:marRight w:val="0"/>
      <w:marTop w:val="0"/>
      <w:marBottom w:val="0"/>
      <w:divBdr>
        <w:top w:val="none" w:sz="0" w:space="0" w:color="auto"/>
        <w:left w:val="none" w:sz="0" w:space="0" w:color="auto"/>
        <w:bottom w:val="none" w:sz="0" w:space="0" w:color="auto"/>
        <w:right w:val="none" w:sz="0" w:space="0" w:color="auto"/>
      </w:divBdr>
    </w:div>
    <w:div w:id="1105884107">
      <w:bodyDiv w:val="1"/>
      <w:marLeft w:val="0"/>
      <w:marRight w:val="0"/>
      <w:marTop w:val="0"/>
      <w:marBottom w:val="0"/>
      <w:divBdr>
        <w:top w:val="none" w:sz="0" w:space="0" w:color="auto"/>
        <w:left w:val="none" w:sz="0" w:space="0" w:color="auto"/>
        <w:bottom w:val="none" w:sz="0" w:space="0" w:color="auto"/>
        <w:right w:val="none" w:sz="0" w:space="0" w:color="auto"/>
      </w:divBdr>
    </w:div>
    <w:div w:id="1237277520">
      <w:bodyDiv w:val="1"/>
      <w:marLeft w:val="0"/>
      <w:marRight w:val="0"/>
      <w:marTop w:val="0"/>
      <w:marBottom w:val="0"/>
      <w:divBdr>
        <w:top w:val="none" w:sz="0" w:space="0" w:color="auto"/>
        <w:left w:val="none" w:sz="0" w:space="0" w:color="auto"/>
        <w:bottom w:val="none" w:sz="0" w:space="0" w:color="auto"/>
        <w:right w:val="none" w:sz="0" w:space="0" w:color="auto"/>
      </w:divBdr>
    </w:div>
    <w:div w:id="1352492982">
      <w:bodyDiv w:val="1"/>
      <w:marLeft w:val="0"/>
      <w:marRight w:val="0"/>
      <w:marTop w:val="0"/>
      <w:marBottom w:val="0"/>
      <w:divBdr>
        <w:top w:val="none" w:sz="0" w:space="0" w:color="auto"/>
        <w:left w:val="none" w:sz="0" w:space="0" w:color="auto"/>
        <w:bottom w:val="none" w:sz="0" w:space="0" w:color="auto"/>
        <w:right w:val="none" w:sz="0" w:space="0" w:color="auto"/>
      </w:divBdr>
    </w:div>
    <w:div w:id="1353993719">
      <w:bodyDiv w:val="1"/>
      <w:marLeft w:val="0"/>
      <w:marRight w:val="0"/>
      <w:marTop w:val="0"/>
      <w:marBottom w:val="0"/>
      <w:divBdr>
        <w:top w:val="none" w:sz="0" w:space="0" w:color="auto"/>
        <w:left w:val="none" w:sz="0" w:space="0" w:color="auto"/>
        <w:bottom w:val="none" w:sz="0" w:space="0" w:color="auto"/>
        <w:right w:val="none" w:sz="0" w:space="0" w:color="auto"/>
      </w:divBdr>
    </w:div>
    <w:div w:id="1534535944">
      <w:bodyDiv w:val="1"/>
      <w:marLeft w:val="0"/>
      <w:marRight w:val="0"/>
      <w:marTop w:val="0"/>
      <w:marBottom w:val="0"/>
      <w:divBdr>
        <w:top w:val="none" w:sz="0" w:space="0" w:color="auto"/>
        <w:left w:val="none" w:sz="0" w:space="0" w:color="auto"/>
        <w:bottom w:val="none" w:sz="0" w:space="0" w:color="auto"/>
        <w:right w:val="none" w:sz="0" w:space="0" w:color="auto"/>
      </w:divBdr>
    </w:div>
    <w:div w:id="1562404653">
      <w:bodyDiv w:val="1"/>
      <w:marLeft w:val="0"/>
      <w:marRight w:val="0"/>
      <w:marTop w:val="0"/>
      <w:marBottom w:val="0"/>
      <w:divBdr>
        <w:top w:val="none" w:sz="0" w:space="0" w:color="auto"/>
        <w:left w:val="none" w:sz="0" w:space="0" w:color="auto"/>
        <w:bottom w:val="none" w:sz="0" w:space="0" w:color="auto"/>
        <w:right w:val="none" w:sz="0" w:space="0" w:color="auto"/>
      </w:divBdr>
    </w:div>
    <w:div w:id="1599755241">
      <w:bodyDiv w:val="1"/>
      <w:marLeft w:val="0"/>
      <w:marRight w:val="0"/>
      <w:marTop w:val="0"/>
      <w:marBottom w:val="0"/>
      <w:divBdr>
        <w:top w:val="none" w:sz="0" w:space="0" w:color="auto"/>
        <w:left w:val="none" w:sz="0" w:space="0" w:color="auto"/>
        <w:bottom w:val="none" w:sz="0" w:space="0" w:color="auto"/>
        <w:right w:val="none" w:sz="0" w:space="0" w:color="auto"/>
      </w:divBdr>
    </w:div>
    <w:div w:id="1792438163">
      <w:bodyDiv w:val="1"/>
      <w:marLeft w:val="0"/>
      <w:marRight w:val="0"/>
      <w:marTop w:val="0"/>
      <w:marBottom w:val="0"/>
      <w:divBdr>
        <w:top w:val="none" w:sz="0" w:space="0" w:color="auto"/>
        <w:left w:val="none" w:sz="0" w:space="0" w:color="auto"/>
        <w:bottom w:val="none" w:sz="0" w:space="0" w:color="auto"/>
        <w:right w:val="none" w:sz="0" w:space="0" w:color="auto"/>
      </w:divBdr>
    </w:div>
    <w:div w:id="1942444067">
      <w:bodyDiv w:val="1"/>
      <w:marLeft w:val="0"/>
      <w:marRight w:val="0"/>
      <w:marTop w:val="0"/>
      <w:marBottom w:val="0"/>
      <w:divBdr>
        <w:top w:val="none" w:sz="0" w:space="0" w:color="auto"/>
        <w:left w:val="none" w:sz="0" w:space="0" w:color="auto"/>
        <w:bottom w:val="none" w:sz="0" w:space="0" w:color="auto"/>
        <w:right w:val="none" w:sz="0" w:space="0" w:color="auto"/>
      </w:divBdr>
    </w:div>
    <w:div w:id="1986276898">
      <w:bodyDiv w:val="1"/>
      <w:marLeft w:val="0"/>
      <w:marRight w:val="0"/>
      <w:marTop w:val="0"/>
      <w:marBottom w:val="0"/>
      <w:divBdr>
        <w:top w:val="none" w:sz="0" w:space="0" w:color="auto"/>
        <w:left w:val="none" w:sz="0" w:space="0" w:color="auto"/>
        <w:bottom w:val="none" w:sz="0" w:space="0" w:color="auto"/>
        <w:right w:val="none" w:sz="0" w:space="0" w:color="auto"/>
      </w:divBdr>
    </w:div>
    <w:div w:id="2000963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footer" Target="footer2.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eader" Target="header2.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hyperlink" Target="http://1.bp.blogspot.com/-Cpnk_XRy22Y/UW7DgtSkwfI/AAAAAAAAABY/l-dxAfXEIxQ/s1600/captura.png" TargetMode="External"/><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9.jpeg"/></Relationships>
</file>

<file path=word/_rels/header2.xml.rels><?xml version="1.0" encoding="UTF-8" standalone="yes"?>
<Relationships xmlns="http://schemas.openxmlformats.org/package/2006/relationships"><Relationship Id="rId2" Type="http://schemas.openxmlformats.org/officeDocument/2006/relationships/image" Target="media/image71.jpeg"/><Relationship Id="rId1" Type="http://schemas.openxmlformats.org/officeDocument/2006/relationships/image" Target="media/image7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FB6CD0-4760-4F49-B008-89A774506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2908</TotalTime>
  <Pages>88</Pages>
  <Words>8015</Words>
  <Characters>44085</Characters>
  <Application>Microsoft Office Word</Application>
  <DocSecurity>0</DocSecurity>
  <Lines>367</Lines>
  <Paragraphs>103</Paragraphs>
  <ScaleCrop>false</ScaleCrop>
  <HeadingPairs>
    <vt:vector size="2" baseType="variant">
      <vt:variant>
        <vt:lpstr>Título</vt:lpstr>
      </vt:variant>
      <vt:variant>
        <vt:i4>1</vt:i4>
      </vt:variant>
    </vt:vector>
  </HeadingPairs>
  <TitlesOfParts>
    <vt:vector size="1" baseType="lpstr">
      <vt:lpstr/>
    </vt:vector>
  </TitlesOfParts>
  <Company>CASA</Company>
  <LinksUpToDate>false</LinksUpToDate>
  <CharactersWithSpaces>51997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Tanis</dc:creator>
  <cp:lastModifiedBy>Carolina Fajardo</cp:lastModifiedBy>
  <cp:revision>4</cp:revision>
  <cp:lastPrinted>2014-04-24T22:21:00Z</cp:lastPrinted>
  <dcterms:created xsi:type="dcterms:W3CDTF">2014-04-24T22:21:00Z</dcterms:created>
  <dcterms:modified xsi:type="dcterms:W3CDTF">2014-11-24T14:31:00Z</dcterms:modified>
</cp:coreProperties>
</file>